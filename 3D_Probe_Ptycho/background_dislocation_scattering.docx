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C2D45" w14:textId="6C25C5BE" w:rsidR="002F1A47" w:rsidRPr="00D63A5F" w:rsidRDefault="00B45D44" w:rsidP="00B0085C">
      <w:pPr>
        <w:jc w:val="center"/>
        <w:rPr>
          <w:sz w:val="32"/>
          <w:szCs w:val="32"/>
          <w:lang w:val="en-AU"/>
        </w:rPr>
      </w:pPr>
      <w:bookmarkStart w:id="0" w:name="_GoBack"/>
      <w:bookmarkEnd w:id="0"/>
      <w:r w:rsidRPr="00D63A5F">
        <w:rPr>
          <w:sz w:val="32"/>
          <w:szCs w:val="32"/>
          <w:lang w:val="en-AU"/>
        </w:rPr>
        <w:t>Scattering from one screw dislocation</w:t>
      </w:r>
    </w:p>
    <w:p w14:paraId="513DB279" w14:textId="77777777" w:rsidR="0072056F" w:rsidRDefault="0072056F" w:rsidP="00036DCF">
      <w:pPr>
        <w:rPr>
          <w:lang w:val="en-AU"/>
        </w:rPr>
      </w:pPr>
    </w:p>
    <w:p w14:paraId="066E3397" w14:textId="14F8103C" w:rsidR="0072056F" w:rsidRDefault="0072056F" w:rsidP="00036DCF">
      <w:pPr>
        <w:rPr>
          <w:lang w:val="en-AU"/>
        </w:rPr>
      </w:pPr>
      <w:r w:rsidRPr="0072056F">
        <w:rPr>
          <w:lang w:val="en-AU"/>
        </w:rPr>
        <w:t xml:space="preserve">This document serves to define a </w:t>
      </w:r>
      <w:r>
        <w:rPr>
          <w:lang w:val="en-AU"/>
        </w:rPr>
        <w:t xml:space="preserve">general physical and numerical </w:t>
      </w:r>
      <w:r w:rsidRPr="0072056F">
        <w:rPr>
          <w:lang w:val="en-AU"/>
        </w:rPr>
        <w:t xml:space="preserve">framework for </w:t>
      </w:r>
      <w:r>
        <w:rPr>
          <w:lang w:val="en-AU"/>
        </w:rPr>
        <w:t xml:space="preserve">understanding and modelling the scattering from individual dislocations. As such focus is on the simplest case of a screw dislocation aligned with the diffraction vector, </w:t>
      </w:r>
      <w:r w:rsidRPr="0072056F">
        <w:rPr>
          <w:u w:val="single"/>
          <w:lang w:val="en-AU"/>
        </w:rPr>
        <w:t>G</w:t>
      </w:r>
      <w:r>
        <w:rPr>
          <w:lang w:val="en-AU"/>
        </w:rPr>
        <w:t xml:space="preserve">. </w:t>
      </w:r>
    </w:p>
    <w:p w14:paraId="4671471C" w14:textId="77777777" w:rsidR="0072056F" w:rsidRDefault="0072056F" w:rsidP="00036DCF">
      <w:pPr>
        <w:rPr>
          <w:lang w:val="en-AU"/>
        </w:rPr>
      </w:pPr>
    </w:p>
    <w:p w14:paraId="50219645" w14:textId="0B937F8E" w:rsidR="00036DCF" w:rsidRPr="0072056F" w:rsidRDefault="0072056F" w:rsidP="00036DCF">
      <w:pPr>
        <w:rPr>
          <w:lang w:val="en-AU"/>
        </w:rPr>
      </w:pPr>
      <w:r>
        <w:rPr>
          <w:lang w:val="en-AU"/>
        </w:rPr>
        <w:t xml:space="preserve">It also serves specifically to provide a model to compare to imaging data on Diamond, where the dislocation line (and hence Burgers vector) is titled by 35 deg with respect to </w:t>
      </w:r>
      <w:r w:rsidRPr="0072056F">
        <w:rPr>
          <w:u w:val="single"/>
          <w:lang w:val="en-AU"/>
        </w:rPr>
        <w:t>G</w:t>
      </w:r>
      <w:r>
        <w:rPr>
          <w:u w:val="single"/>
          <w:lang w:val="en-AU"/>
        </w:rPr>
        <w:t>.</w:t>
      </w:r>
    </w:p>
    <w:p w14:paraId="001FE8E3" w14:textId="77777777" w:rsidR="00B0085C" w:rsidRDefault="00B0085C" w:rsidP="00036DCF">
      <w:pPr>
        <w:rPr>
          <w:u w:val="single"/>
          <w:lang w:val="en-AU"/>
        </w:rPr>
      </w:pPr>
    </w:p>
    <w:p w14:paraId="6335FE71" w14:textId="257E36AC" w:rsidR="00B0085C" w:rsidRPr="00B0085C" w:rsidRDefault="00B0085C" w:rsidP="00036DCF">
      <w:pPr>
        <w:rPr>
          <w:b/>
          <w:lang w:val="en-AU"/>
        </w:rPr>
      </w:pPr>
      <w:r>
        <w:rPr>
          <w:b/>
          <w:lang w:val="en-AU"/>
        </w:rPr>
        <w:t xml:space="preserve">1. </w:t>
      </w:r>
      <w:r w:rsidRPr="00B0085C">
        <w:rPr>
          <w:b/>
          <w:lang w:val="en-AU"/>
        </w:rPr>
        <w:t>Geometry</w:t>
      </w:r>
    </w:p>
    <w:p w14:paraId="7604266B" w14:textId="77777777" w:rsidR="00B0085C" w:rsidRDefault="00B0085C" w:rsidP="00036DCF">
      <w:pPr>
        <w:rPr>
          <w:u w:val="single"/>
          <w:lang w:val="en-AU"/>
        </w:rPr>
      </w:pPr>
    </w:p>
    <w:p w14:paraId="1127EAC5" w14:textId="6E85F060" w:rsidR="00D63A5F" w:rsidRPr="00D63A5F" w:rsidRDefault="00D63A5F" w:rsidP="00036DCF">
      <w:pPr>
        <w:rPr>
          <w:u w:val="single"/>
          <w:lang w:val="en-AU"/>
        </w:rPr>
      </w:pPr>
      <w:r w:rsidRPr="00D63A5F">
        <w:rPr>
          <w:u w:val="single"/>
          <w:lang w:val="en-AU"/>
        </w:rPr>
        <w:t xml:space="preserve">Geometry </w:t>
      </w:r>
      <w:r>
        <w:rPr>
          <w:u w:val="single"/>
          <w:lang w:val="en-AU"/>
        </w:rPr>
        <w:t>of screw disl</w:t>
      </w:r>
      <w:r w:rsidRPr="00D63A5F">
        <w:rPr>
          <w:u w:val="single"/>
          <w:lang w:val="en-AU"/>
        </w:rPr>
        <w:t>o</w:t>
      </w:r>
      <w:r>
        <w:rPr>
          <w:u w:val="single"/>
          <w:lang w:val="en-AU"/>
        </w:rPr>
        <w:t>c</w:t>
      </w:r>
      <w:r w:rsidRPr="00D63A5F">
        <w:rPr>
          <w:u w:val="single"/>
          <w:lang w:val="en-AU"/>
        </w:rPr>
        <w:t>ation</w:t>
      </w:r>
      <w:r w:rsidR="00324753">
        <w:rPr>
          <w:u w:val="single"/>
          <w:lang w:val="en-AU"/>
        </w:rPr>
        <w:t xml:space="preserve"> parallel to G</w:t>
      </w:r>
    </w:p>
    <w:p w14:paraId="7EEE7817" w14:textId="29D2A867" w:rsidR="00D63A5F" w:rsidRPr="00D63A5F" w:rsidRDefault="00D63A5F" w:rsidP="00036DCF">
      <w:pPr>
        <w:rPr>
          <w:lang w:val="en-AU"/>
        </w:rPr>
      </w:pPr>
      <w:r w:rsidRPr="00036DCF">
        <w:rPr>
          <w:lang w:val="en-US"/>
        </w:rPr>
        <w:t xml:space="preserve">Assume a single straight screw dislocation along z-axis in </w:t>
      </w:r>
      <w:r>
        <w:rPr>
          <w:lang w:val="en-US"/>
        </w:rPr>
        <w:t xml:space="preserve">the middle of </w:t>
      </w:r>
      <w:r w:rsidRPr="00036DCF">
        <w:rPr>
          <w:lang w:val="en-US"/>
        </w:rPr>
        <w:t xml:space="preserve">an otherwise perfect single crystal. </w:t>
      </w:r>
      <w:r>
        <w:rPr>
          <w:lang w:val="en-US"/>
        </w:rPr>
        <w:t>Then the displacement</w:t>
      </w:r>
      <w:r w:rsidR="00AD4575">
        <w:rPr>
          <w:lang w:val="en-US"/>
        </w:rPr>
        <w:t>, u,</w:t>
      </w:r>
      <w:r>
        <w:rPr>
          <w:lang w:val="en-US"/>
        </w:rPr>
        <w:t xml:space="preserve"> is only along the z-direction.</w:t>
      </w:r>
      <w:r w:rsidR="00AD4575">
        <w:rPr>
          <w:lang w:val="en-US"/>
        </w:rPr>
        <w:t xml:space="preserve"> Here are the equations for the displacement and the strain</w:t>
      </w:r>
    </w:p>
    <w:p w14:paraId="7355BF07" w14:textId="77777777" w:rsidR="00AD4575" w:rsidRDefault="00AD4575" w:rsidP="00036DCF">
      <w:pPr>
        <w:rPr>
          <w:lang w:val="en-AU"/>
        </w:rPr>
      </w:pPr>
    </w:p>
    <w:p w14:paraId="3B8E634F" w14:textId="5F3487F5" w:rsidR="00AD4575" w:rsidRDefault="00AD4575" w:rsidP="00036DCF">
      <w:pPr>
        <w:rPr>
          <w:lang w:val="en-AU"/>
        </w:rPr>
      </w:pPr>
      <m:oMathPara>
        <m:oMath>
          <m:r>
            <w:rPr>
              <w:rFonts w:ascii="Cambria Math" w:hAnsi="Cambria Math"/>
              <w:i/>
              <w:noProof/>
              <w:lang w:val="en-US" w:eastAsia="en-US"/>
            </w:rPr>
            <w:drawing>
              <wp:inline distT="0" distB="0" distL="0" distR="0" wp14:anchorId="7D50AA3A" wp14:editId="55E43D4D">
                <wp:extent cx="4528618" cy="1892482"/>
                <wp:effectExtent l="0" t="0" r="0" b="12700"/>
                <wp:docPr id="1" name="Billed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w_dislocation.png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61378"/>
                        <a:stretch/>
                      </pic:blipFill>
                      <pic:spPr bwMode="auto">
                        <a:xfrm>
                          <a:off x="0" y="0"/>
                          <a:ext cx="4530213" cy="1893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    </a:ext>
                        </a:extLst>
                      </pic:spPr>
                    </pic:pic>
                  </a:graphicData>
                </a:graphic>
              </wp:inline>
            </w:drawing>
          </m:r>
        </m:oMath>
      </m:oMathPara>
    </w:p>
    <w:p w14:paraId="6084999A" w14:textId="15F7D1B3" w:rsidR="00AD4575" w:rsidRPr="00D63A5F" w:rsidRDefault="00AD4575" w:rsidP="00036DCF">
      <w:pPr>
        <w:rPr>
          <w:lang w:val="en-AU"/>
        </w:rPr>
      </w:pPr>
    </w:p>
    <w:p w14:paraId="03AEB5CA" w14:textId="77777777" w:rsidR="00234ECA" w:rsidRDefault="00D63A5F" w:rsidP="00D63A5F">
      <w:pPr>
        <w:rPr>
          <w:lang w:val="en-US"/>
        </w:rPr>
      </w:pPr>
      <w:r>
        <w:rPr>
          <w:lang w:val="en-US"/>
        </w:rPr>
        <w:t>The</w:t>
      </w:r>
      <w:r w:rsidR="00234ECA">
        <w:rPr>
          <w:lang w:val="en-US"/>
        </w:rPr>
        <w:t xml:space="preserve"> displacement is only along the z-axis: </w:t>
      </w:r>
    </w:p>
    <w:p w14:paraId="043A0A7E" w14:textId="77777777" w:rsidR="00400093" w:rsidRDefault="00400093" w:rsidP="00D63A5F">
      <w:pPr>
        <w:rPr>
          <w:lang w:val="en-US"/>
        </w:rPr>
      </w:pPr>
    </w:p>
    <w:p w14:paraId="2F3FB81A" w14:textId="379ACDBC" w:rsidR="00234ECA" w:rsidRDefault="009E61D7" w:rsidP="00400093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 θ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atan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</m:den>
            </m:f>
          </m:e>
        </m:d>
      </m:oMath>
      <w:r w:rsidR="00234ECA">
        <w:rPr>
          <w:lang w:val="en-US"/>
        </w:rPr>
        <w:tab/>
        <w:t>(1)</w:t>
      </w:r>
    </w:p>
    <w:p w14:paraId="3ACDCCE4" w14:textId="77777777" w:rsidR="00400093" w:rsidRDefault="00400093" w:rsidP="00D63A5F">
      <w:pPr>
        <w:rPr>
          <w:lang w:val="en-US"/>
        </w:rPr>
      </w:pPr>
    </w:p>
    <w:p w14:paraId="34A2D30B" w14:textId="77777777" w:rsidR="00910AF1" w:rsidRDefault="00D63A5F" w:rsidP="00910AF1">
      <w:pPr>
        <w:rPr>
          <w:lang w:val="en-US"/>
        </w:rPr>
      </w:pPr>
      <w:r>
        <w:rPr>
          <w:lang w:val="en-US"/>
        </w:rPr>
        <w:t xml:space="preserve"> </w:t>
      </w:r>
      <w:r w:rsidR="00910AF1">
        <w:rPr>
          <w:lang w:val="en-US"/>
        </w:rPr>
        <w:t xml:space="preserve">If we assume the crystal symmetry to be simple cubic with a lattice constant d, then the positions of the atom defined by indices (k,l,m) wrt to Origo become </w:t>
      </w:r>
    </w:p>
    <w:p w14:paraId="65871886" w14:textId="77777777" w:rsidR="00910AF1" w:rsidRDefault="00910AF1" w:rsidP="00910AF1">
      <w:pPr>
        <w:rPr>
          <w:lang w:val="en-US"/>
        </w:rPr>
      </w:pPr>
    </w:p>
    <w:p w14:paraId="0AC4AA1E" w14:textId="464655A5" w:rsidR="00910AF1" w:rsidRDefault="009E61D7" w:rsidP="00910AF1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klm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kd,  ld,  md+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d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2π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lang w:val="en-US"/>
              </w:rPr>
              <m:t>atan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l/k</m:t>
                </m:r>
              </m:e>
            </m:d>
            <m:r>
              <w:rPr>
                <w:rFonts w:ascii="Cambria Math" w:hAnsi="Cambria Math"/>
                <w:lang w:val="en-US"/>
              </w:rPr>
              <m:t xml:space="preserve"> </m:t>
            </m:r>
          </m:e>
        </m:d>
      </m:oMath>
      <w:r w:rsidR="00910AF1">
        <w:rPr>
          <w:lang w:val="en-US"/>
        </w:rPr>
        <w:t xml:space="preserve"> </w:t>
      </w:r>
      <w:r w:rsidR="00910AF1">
        <w:rPr>
          <w:lang w:val="en-US"/>
        </w:rPr>
        <w:tab/>
        <w:t>(2)</w:t>
      </w:r>
    </w:p>
    <w:p w14:paraId="35BF07C8" w14:textId="77777777" w:rsidR="00910AF1" w:rsidRDefault="00910AF1" w:rsidP="00910AF1">
      <w:pPr>
        <w:jc w:val="center"/>
        <w:rPr>
          <w:lang w:val="en-US"/>
        </w:rPr>
      </w:pPr>
    </w:p>
    <w:p w14:paraId="7C9A570C" w14:textId="77777777" w:rsidR="00910AF1" w:rsidRDefault="00910AF1" w:rsidP="00910AF1">
      <w:pPr>
        <w:rPr>
          <w:lang w:val="en-US"/>
        </w:rPr>
      </w:pPr>
      <w:r>
        <w:rPr>
          <w:lang w:val="en-US"/>
        </w:rPr>
        <w:t xml:space="preserve">When viewed along the z-direction the 2D- lattice in (x,y) is perfect. Furthermore, it is axially symmetric around z.  </w:t>
      </w:r>
    </w:p>
    <w:p w14:paraId="480A6DEE" w14:textId="77777777" w:rsidR="00910AF1" w:rsidRDefault="00910AF1" w:rsidP="00D63A5F">
      <w:pPr>
        <w:rPr>
          <w:lang w:val="en-US"/>
        </w:rPr>
      </w:pPr>
    </w:p>
    <w:p w14:paraId="48D37266" w14:textId="5BEBFCD6" w:rsidR="00400093" w:rsidRDefault="00C46299" w:rsidP="00D63A5F">
      <w:pPr>
        <w:rPr>
          <w:lang w:val="en-US"/>
        </w:rPr>
      </w:pPr>
      <w:r>
        <w:rPr>
          <w:lang w:val="en-US"/>
        </w:rPr>
        <w:t xml:space="preserve">The strain components are all </w:t>
      </w:r>
      <w:r w:rsidR="00400093">
        <w:rPr>
          <w:lang w:val="en-US"/>
        </w:rPr>
        <w:t xml:space="preserve">0 except </w:t>
      </w:r>
    </w:p>
    <w:p w14:paraId="781AE4F0" w14:textId="77777777" w:rsidR="00400093" w:rsidRDefault="00400093" w:rsidP="00D63A5F">
      <w:pPr>
        <w:rPr>
          <w:lang w:val="en-US"/>
        </w:rPr>
      </w:pPr>
    </w:p>
    <w:p w14:paraId="72999D53" w14:textId="77777777" w:rsidR="00C46299" w:rsidRPr="00C46299" w:rsidRDefault="009E61D7" w:rsidP="00C46299">
      <w:pPr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zx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d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 x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2π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 xml:space="preserve"> ; </m:t>
          </m:r>
        </m:oMath>
      </m:oMathPara>
    </w:p>
    <w:p w14:paraId="46C10280" w14:textId="0DE54DA1" w:rsidR="00400093" w:rsidRPr="00400093" w:rsidRDefault="009E61D7" w:rsidP="00C46299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zy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d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 y</m:t>
            </m:r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x</m:t>
            </m:r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</m:oMath>
      <w:r w:rsidR="00910AF1">
        <w:rPr>
          <w:lang w:val="en-US"/>
        </w:rPr>
        <w:tab/>
        <w:t>(3</w:t>
      </w:r>
      <w:r w:rsidR="00C46299">
        <w:rPr>
          <w:lang w:val="en-US"/>
        </w:rPr>
        <w:t>)</w:t>
      </w:r>
    </w:p>
    <w:p w14:paraId="291BAD6A" w14:textId="77777777" w:rsidR="00400093" w:rsidRDefault="00400093" w:rsidP="00D63A5F">
      <w:pPr>
        <w:rPr>
          <w:lang w:val="en-US"/>
        </w:rPr>
      </w:pPr>
    </w:p>
    <w:p w14:paraId="24EC5DDD" w14:textId="076E35B1" w:rsidR="00C46299" w:rsidRDefault="00DD659A" w:rsidP="00D63A5F">
      <w:pPr>
        <w:rPr>
          <w:rFonts w:ascii="Cambria" w:hAnsi="Cambria"/>
          <w:lang w:val="en-US"/>
        </w:rPr>
      </w:pPr>
      <w:r>
        <w:rPr>
          <w:lang w:val="en-US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lang w:val="en-US"/>
              </w:rPr>
              <m:t>xz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zx</m:t>
                </m:r>
              </m:sub>
            </m:sSub>
            <m:r>
              <w:rPr>
                <w:rFonts w:ascii="Cambria Math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xz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C46299">
        <w:rPr>
          <w:lang w:val="en-US"/>
        </w:rPr>
        <w:t xml:space="preserve"> evidently gets a 4</w:t>
      </w:r>
      <w:r w:rsidR="00C46299">
        <w:rPr>
          <w:rFonts w:ascii="Symbol" w:hAnsi="Symbol"/>
          <w:lang w:val="en-US"/>
        </w:rPr>
        <w:t></w:t>
      </w:r>
      <w:r w:rsidR="00C46299">
        <w:rPr>
          <w:rFonts w:ascii="Cambria" w:hAnsi="Cambria"/>
          <w:lang w:val="en-US"/>
        </w:rPr>
        <w:t xml:space="preserve"> in the denominator, but it is e we measure. </w:t>
      </w:r>
      <w:r>
        <w:rPr>
          <w:rFonts w:ascii="Cambria" w:hAnsi="Cambria"/>
          <w:lang w:val="en-US"/>
        </w:rPr>
        <w:t>)</w:t>
      </w:r>
    </w:p>
    <w:p w14:paraId="0E1DFE24" w14:textId="77777777" w:rsidR="00DD659A" w:rsidRDefault="00DD659A" w:rsidP="00D63A5F">
      <w:pPr>
        <w:rPr>
          <w:rFonts w:ascii="Cambria" w:hAnsi="Cambria"/>
          <w:lang w:val="en-US"/>
        </w:rPr>
      </w:pPr>
    </w:p>
    <w:p w14:paraId="5E9065A6" w14:textId="77777777" w:rsidR="00DD659A" w:rsidRPr="00C46299" w:rsidRDefault="00DD659A" w:rsidP="00DD659A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Hence, locally wrt point (x</w:t>
      </w:r>
      <w:r>
        <w:rPr>
          <w:rFonts w:ascii="Cambria" w:hAnsi="Cambria"/>
          <w:vertAlign w:val="subscript"/>
          <w:lang w:val="en-US"/>
        </w:rPr>
        <w:t>0</w:t>
      </w:r>
      <w:r>
        <w:rPr>
          <w:rFonts w:ascii="Cambria" w:hAnsi="Cambria"/>
          <w:lang w:val="en-US"/>
        </w:rPr>
        <w:t>, y</w:t>
      </w:r>
      <w:r>
        <w:rPr>
          <w:rFonts w:ascii="Cambria" w:hAnsi="Cambria"/>
          <w:vertAlign w:val="subscript"/>
          <w:lang w:val="en-US"/>
        </w:rPr>
        <w:t>0</w:t>
      </w:r>
      <w:r>
        <w:rPr>
          <w:rFonts w:ascii="Cambria" w:hAnsi="Cambria"/>
          <w:lang w:val="en-US"/>
        </w:rPr>
        <w:t xml:space="preserve">) the displacement becomes </w:t>
      </w:r>
    </w:p>
    <w:p w14:paraId="27A22B6E" w14:textId="77777777" w:rsidR="005641E2" w:rsidRDefault="005641E2" w:rsidP="00D63A5F">
      <w:pPr>
        <w:rPr>
          <w:rFonts w:ascii="Cambria" w:hAnsi="Cambria"/>
          <w:lang w:val="en-US"/>
        </w:rPr>
      </w:pPr>
    </w:p>
    <w:p w14:paraId="1368EFA2" w14:textId="0865CA4B" w:rsidR="005641E2" w:rsidRDefault="009E61D7" w:rsidP="00E16BA7">
      <w:pPr>
        <w:jc w:val="center"/>
        <w:rPr>
          <w:rFonts w:ascii="Cambria" w:hAnsi="Cambr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zx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zy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2πr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θ+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</m:func>
              </m:e>
            </m:func>
          </m:e>
        </m:d>
      </m:oMath>
      <w:r w:rsidR="00CB5C1D">
        <w:rPr>
          <w:rFonts w:ascii="Cambria" w:hAnsi="Cambria"/>
          <w:lang w:val="en-US"/>
        </w:rPr>
        <w:t xml:space="preserve">  </w:t>
      </w:r>
    </w:p>
    <w:p w14:paraId="2DE704E7" w14:textId="77777777" w:rsidR="00C46299" w:rsidRDefault="00C46299" w:rsidP="00D63A5F">
      <w:pPr>
        <w:rPr>
          <w:rFonts w:ascii="Cambria" w:hAnsi="Cambria"/>
          <w:lang w:val="en-US"/>
        </w:rPr>
      </w:pPr>
    </w:p>
    <w:p w14:paraId="5F94E2F9" w14:textId="6DD455C0" w:rsidR="00A47C16" w:rsidRDefault="00A47C16" w:rsidP="00D63A5F">
      <w:pPr>
        <w:rPr>
          <w:rFonts w:ascii="Cambria" w:hAnsi="Cambria"/>
          <w:lang w:val="en-US"/>
        </w:rPr>
      </w:pPr>
      <w:r w:rsidRPr="00572BD7">
        <w:rPr>
          <w:noProof/>
          <w:lang w:val="en-US" w:eastAsia="en-US"/>
        </w:rPr>
        <w:drawing>
          <wp:inline distT="0" distB="0" distL="0" distR="0" wp14:anchorId="05EAAB27" wp14:editId="16B4A926">
            <wp:extent cx="4487810" cy="2872928"/>
            <wp:effectExtent l="0" t="0" r="0" b="0"/>
            <wp:docPr id="6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05" cy="287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D034" w14:textId="53B5B633" w:rsidR="00A47C16" w:rsidRPr="00A47C16" w:rsidRDefault="00A47C16" w:rsidP="00D63A5F">
      <w:pPr>
        <w:rPr>
          <w:rFonts w:ascii="Cambria" w:hAnsi="Cambria"/>
          <w:sz w:val="20"/>
          <w:szCs w:val="20"/>
          <w:lang w:val="en-US"/>
        </w:rPr>
      </w:pPr>
      <w:r>
        <w:rPr>
          <w:rFonts w:ascii="Cambria" w:hAnsi="Cambria"/>
          <w:sz w:val="20"/>
          <w:szCs w:val="20"/>
          <w:lang w:val="en-US"/>
        </w:rPr>
        <w:t xml:space="preserve">Fig 2.  </w:t>
      </w:r>
      <w:r w:rsidRPr="00A47C16">
        <w:rPr>
          <w:rFonts w:ascii="Cambria" w:hAnsi="Cambria"/>
          <w:sz w:val="20"/>
          <w:szCs w:val="20"/>
          <w:lang w:val="en-US"/>
        </w:rPr>
        <w:t xml:space="preserve">Plot of </w:t>
      </w:r>
      <w:r w:rsidR="009C1CB7">
        <w:rPr>
          <w:rFonts w:ascii="Cambria" w:hAnsi="Cambria"/>
          <w:sz w:val="20"/>
          <w:szCs w:val="20"/>
          <w:lang w:val="en-US"/>
        </w:rPr>
        <w:t xml:space="preserve">eps = </w:t>
      </w:r>
      <w:r w:rsidRPr="00A47C16">
        <w:rPr>
          <w:rFonts w:ascii="Cambria" w:hAnsi="Cambria"/>
          <w:sz w:val="20"/>
          <w:szCs w:val="20"/>
          <w:lang w:val="en-US"/>
        </w:rPr>
        <w:t>e</w:t>
      </w:r>
      <w:r>
        <w:rPr>
          <w:rFonts w:ascii="Cambria" w:hAnsi="Cambria"/>
          <w:sz w:val="20"/>
          <w:szCs w:val="20"/>
          <w:vertAlign w:val="subscript"/>
          <w:lang w:val="en-US"/>
        </w:rPr>
        <w:t>zx</w:t>
      </w:r>
      <w:r w:rsidRPr="00A47C16">
        <w:rPr>
          <w:rFonts w:ascii="Cambria" w:hAnsi="Cambria"/>
          <w:sz w:val="20"/>
          <w:szCs w:val="20"/>
          <w:lang w:val="en-US"/>
        </w:rPr>
        <w:t>(with axis rotated by 180 deg).</w:t>
      </w:r>
    </w:p>
    <w:p w14:paraId="750B2F06" w14:textId="77777777" w:rsidR="00A47C16" w:rsidRDefault="00A47C16" w:rsidP="00D63A5F">
      <w:pPr>
        <w:rPr>
          <w:rFonts w:ascii="Cambria" w:hAnsi="Cambria"/>
          <w:lang w:val="en-US"/>
        </w:rPr>
      </w:pPr>
    </w:p>
    <w:p w14:paraId="4917E1A1" w14:textId="77777777" w:rsidR="00A47C16" w:rsidRPr="00A47C16" w:rsidRDefault="00A47C16" w:rsidP="00D63A5F">
      <w:pPr>
        <w:rPr>
          <w:rFonts w:ascii="Cambria" w:hAnsi="Cambria"/>
          <w:lang w:val="en-US"/>
        </w:rPr>
      </w:pPr>
    </w:p>
    <w:p w14:paraId="40C2C45D" w14:textId="59156C26" w:rsidR="00324753" w:rsidRDefault="00324753" w:rsidP="00D63A5F">
      <w:pPr>
        <w:rPr>
          <w:u w:val="single"/>
          <w:lang w:val="en-AU"/>
        </w:rPr>
      </w:pPr>
      <w:r w:rsidRPr="00D63A5F">
        <w:rPr>
          <w:u w:val="single"/>
          <w:lang w:val="en-AU"/>
        </w:rPr>
        <w:t xml:space="preserve">Geometry </w:t>
      </w:r>
      <w:r>
        <w:rPr>
          <w:u w:val="single"/>
          <w:lang w:val="en-AU"/>
        </w:rPr>
        <w:t>of screw disl</w:t>
      </w:r>
      <w:r w:rsidRPr="00D63A5F">
        <w:rPr>
          <w:u w:val="single"/>
          <w:lang w:val="en-AU"/>
        </w:rPr>
        <w:t>o</w:t>
      </w:r>
      <w:r>
        <w:rPr>
          <w:u w:val="single"/>
          <w:lang w:val="en-AU"/>
        </w:rPr>
        <w:t>c</w:t>
      </w:r>
      <w:r w:rsidRPr="00D63A5F">
        <w:rPr>
          <w:u w:val="single"/>
          <w:lang w:val="en-AU"/>
        </w:rPr>
        <w:t>ation</w:t>
      </w:r>
      <w:r>
        <w:rPr>
          <w:u w:val="single"/>
          <w:lang w:val="en-AU"/>
        </w:rPr>
        <w:t xml:space="preserve"> at an angle to G</w:t>
      </w:r>
    </w:p>
    <w:p w14:paraId="25E2D4FC" w14:textId="77777777" w:rsidR="00D84718" w:rsidRDefault="00D84718" w:rsidP="00D63A5F">
      <w:pPr>
        <w:rPr>
          <w:u w:val="single"/>
          <w:lang w:val="en-AU"/>
        </w:rPr>
      </w:pPr>
    </w:p>
    <w:p w14:paraId="032152BD" w14:textId="1AC0A671" w:rsidR="00D84718" w:rsidRDefault="00D84718" w:rsidP="00D63A5F">
      <w:pPr>
        <w:rPr>
          <w:lang w:val="en-AU"/>
        </w:rPr>
      </w:pPr>
      <w:r w:rsidRPr="00D84718">
        <w:rPr>
          <w:lang w:val="en-AU"/>
        </w:rPr>
        <w:t xml:space="preserve">Let the sample system </w:t>
      </w:r>
      <w:r>
        <w:rPr>
          <w:lang w:val="en-AU"/>
        </w:rPr>
        <w:t xml:space="preserve">(x, y, z) </w:t>
      </w:r>
      <w:r w:rsidRPr="00D84718">
        <w:rPr>
          <w:lang w:val="en-AU"/>
        </w:rPr>
        <w:t>be defined by G.</w:t>
      </w:r>
      <w:r>
        <w:rPr>
          <w:lang w:val="en-AU"/>
        </w:rPr>
        <w:t xml:space="preserve"> </w:t>
      </w:r>
      <w:r w:rsidRPr="00D84718">
        <w:rPr>
          <w:lang w:val="en-AU"/>
        </w:rPr>
        <w:t>Assume the line of the dislocation is in the (x,</w:t>
      </w:r>
      <w:r>
        <w:rPr>
          <w:lang w:val="en-AU"/>
        </w:rPr>
        <w:t xml:space="preserve"> </w:t>
      </w:r>
      <w:r w:rsidRPr="00D84718">
        <w:rPr>
          <w:lang w:val="en-AU"/>
        </w:rPr>
        <w:t>z) plane of the</w:t>
      </w:r>
      <w:r>
        <w:rPr>
          <w:lang w:val="en-AU"/>
        </w:rPr>
        <w:t xml:space="preserve"> sample system and define a local system (x’, y, z’) with z’ along the dislocation line.  Let the angle between </w:t>
      </w:r>
      <w:r w:rsidRPr="00D84718">
        <w:rPr>
          <w:u w:val="single"/>
          <w:lang w:val="en-AU"/>
        </w:rPr>
        <w:t xml:space="preserve">G </w:t>
      </w:r>
      <w:r>
        <w:rPr>
          <w:lang w:val="en-AU"/>
        </w:rPr>
        <w:t xml:space="preserve">and </w:t>
      </w:r>
      <w:r w:rsidRPr="00D84718">
        <w:rPr>
          <w:u w:val="single"/>
          <w:lang w:val="en-AU"/>
        </w:rPr>
        <w:t>B</w:t>
      </w:r>
      <w:r>
        <w:rPr>
          <w:lang w:val="en-AU"/>
        </w:rPr>
        <w:t xml:space="preserve"> be </w:t>
      </w:r>
      <w:r w:rsidRPr="00D84718">
        <w:rPr>
          <w:rFonts w:ascii="Symbol" w:hAnsi="Symbol"/>
          <w:lang w:val="en-AU"/>
        </w:rPr>
        <w:t></w:t>
      </w:r>
      <w:r>
        <w:rPr>
          <w:lang w:val="en-AU"/>
        </w:rPr>
        <w:t xml:space="preserve">. </w:t>
      </w:r>
      <w:r w:rsidR="00C416D2">
        <w:rPr>
          <w:lang w:val="en-AU"/>
        </w:rPr>
        <w:t xml:space="preserve">We introduce the </w:t>
      </w:r>
      <w:r>
        <w:rPr>
          <w:lang w:val="en-AU"/>
        </w:rPr>
        <w:t xml:space="preserve">coordinate transform </w:t>
      </w:r>
    </w:p>
    <w:p w14:paraId="306FDF0C" w14:textId="77777777" w:rsidR="00D84718" w:rsidRDefault="00D84718" w:rsidP="00D63A5F">
      <w:pPr>
        <w:rPr>
          <w:lang w:val="en-AU"/>
        </w:rPr>
      </w:pPr>
    </w:p>
    <w:p w14:paraId="265A7702" w14:textId="21812E50" w:rsidR="00D84718" w:rsidRPr="00C416D2" w:rsidRDefault="009E61D7" w:rsidP="00D63A5F">
      <w:pPr>
        <w:rPr>
          <w:lang w:val="en-A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AU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AU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β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AU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β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AU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β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AU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AU"/>
                          </w:rPr>
                          <m:t>β</m:t>
                        </m:r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AU"/>
                      </w:rPr>
                      <m:t>z'</m:t>
                    </m:r>
                  </m:e>
                </m:mr>
              </m:m>
            </m:e>
          </m:d>
        </m:oMath>
      </m:oMathPara>
    </w:p>
    <w:p w14:paraId="3A0D6455" w14:textId="77777777" w:rsidR="00C416D2" w:rsidRDefault="00C416D2" w:rsidP="00D63A5F">
      <w:pPr>
        <w:rPr>
          <w:lang w:val="en-AU"/>
        </w:rPr>
      </w:pPr>
    </w:p>
    <w:p w14:paraId="2ECEDD28" w14:textId="1D34EC75" w:rsidR="00C416D2" w:rsidRDefault="009B2405" w:rsidP="00D63A5F">
      <w:pPr>
        <w:rPr>
          <w:lang w:val="en-AU"/>
        </w:rPr>
      </w:pPr>
      <w:r>
        <w:rPr>
          <w:lang w:val="en-AU"/>
        </w:rPr>
        <w:t>Furthermore, without loss of generality, we can assume z = 0. With these definitions</w:t>
      </w:r>
    </w:p>
    <w:p w14:paraId="111C605E" w14:textId="77777777" w:rsidR="009B2405" w:rsidRDefault="009B2405" w:rsidP="00D63A5F">
      <w:pPr>
        <w:rPr>
          <w:lang w:val="en-AU"/>
        </w:rPr>
      </w:pPr>
    </w:p>
    <w:p w14:paraId="12810893" w14:textId="1A417BAF" w:rsidR="00D84718" w:rsidRPr="00D84718" w:rsidRDefault="009E61D7" w:rsidP="00C416D2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z'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  <m:r>
          <w:rPr>
            <w:rFonts w:ascii="Cambria Math" w:hAnsi="Cambria Math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>atan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den>
            </m:f>
          </m:e>
        </m:d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</m:oMath>
      <w:r w:rsidR="00C416D2">
        <w:rPr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>atan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(β)</m:t>
                    </m:r>
                  </m:e>
                </m:func>
              </m:den>
            </m:f>
          </m:e>
        </m:d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</m:oMath>
      <w:r w:rsidR="00144DA7">
        <w:rPr>
          <w:lang w:val="en-US"/>
        </w:rPr>
        <w:t xml:space="preserve">  (4a)</w:t>
      </w:r>
    </w:p>
    <w:p w14:paraId="73116212" w14:textId="28CE346C" w:rsidR="009B2405" w:rsidRDefault="009E61D7" w:rsidP="009B2405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z'</m:t>
            </m:r>
          </m:sub>
        </m:sSub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  <m:r>
          <w:rPr>
            <w:rFonts w:ascii="Cambria Math" w:hAnsi="Cambria Math"/>
            <w:lang w:val="en-US"/>
          </w:rPr>
          <m:t xml:space="preserve"> 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>atan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den>
            </m:f>
          </m:e>
        </m:d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</m:oMath>
      <w:r w:rsidR="009B2405"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>atan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(β)</m:t>
                    </m:r>
                  </m:e>
                </m:func>
              </m:den>
            </m:f>
          </m:e>
        </m:d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β</m:t>
                </m:r>
              </m:e>
            </m:d>
          </m:e>
        </m:func>
      </m:oMath>
      <w:r w:rsidR="00144DA7">
        <w:rPr>
          <w:lang w:val="en-US"/>
        </w:rPr>
        <w:t xml:space="preserve">  (4b)</w:t>
      </w:r>
    </w:p>
    <w:p w14:paraId="0F79F016" w14:textId="77777777" w:rsidR="009B2405" w:rsidRDefault="009B2405" w:rsidP="009B2405">
      <w:pPr>
        <w:jc w:val="center"/>
        <w:rPr>
          <w:lang w:val="en-US"/>
        </w:rPr>
      </w:pPr>
    </w:p>
    <w:p w14:paraId="3EC3FE68" w14:textId="09BDDA0C" w:rsidR="009B2405" w:rsidRPr="009B2405" w:rsidRDefault="009E61D7" w:rsidP="009B2405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zx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d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 x</m:t>
            </m:r>
          </m:den>
        </m:f>
        <m:r>
          <w:rPr>
            <w:rFonts w:ascii="Cambria Math" w:hAnsi="Cambria Math"/>
            <w:lang w:val="en-US"/>
          </w:rPr>
          <m:t>= 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y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cos⁡</m:t>
            </m:r>
            <m:r>
              <w:rPr>
                <w:rFonts w:ascii="Cambria Math" w:hAnsi="Cambria Math"/>
                <w:lang w:val="en-US"/>
              </w:rPr>
              <m:t>(β)</m:t>
            </m:r>
          </m:num>
          <m:den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144DA7">
        <w:rPr>
          <w:lang w:val="en-US"/>
        </w:rPr>
        <w:tab/>
        <w:t>(4c)</w:t>
      </w:r>
    </w:p>
    <w:p w14:paraId="3A04951C" w14:textId="5362A46C" w:rsidR="009B2405" w:rsidRPr="00C46299" w:rsidRDefault="009E61D7" w:rsidP="009B2405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zy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d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 y</m:t>
            </m:r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x 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⁡</m:t>
            </m:r>
            <m:r>
              <w:rPr>
                <w:rFonts w:ascii="Cambria Math" w:hAnsi="Cambria Math"/>
                <w:lang w:val="en-US"/>
              </w:rPr>
              <m:t>(β)</m:t>
            </m:r>
          </m:num>
          <m:den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144DA7">
        <w:rPr>
          <w:lang w:val="en-US"/>
        </w:rPr>
        <w:tab/>
        <w:t>(4d)</w:t>
      </w:r>
    </w:p>
    <w:p w14:paraId="70B3BA72" w14:textId="77777777" w:rsidR="009B2405" w:rsidRPr="00C46299" w:rsidRDefault="009B2405" w:rsidP="009B2405">
      <w:pPr>
        <w:jc w:val="center"/>
        <w:rPr>
          <w:lang w:val="en-US"/>
        </w:rPr>
      </w:pPr>
    </w:p>
    <w:p w14:paraId="672F83DD" w14:textId="0A4AA791" w:rsidR="009B2405" w:rsidRPr="009B2405" w:rsidRDefault="009E61D7" w:rsidP="009B2405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xx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d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 x</m:t>
            </m:r>
          </m:den>
        </m:f>
        <m:r>
          <w:rPr>
            <w:rFonts w:ascii="Cambria Math" w:hAnsi="Cambria Math"/>
            <w:lang w:val="en-US"/>
          </w:rPr>
          <m:t>= 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y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r>
              <w:rPr>
                <w:rFonts w:ascii="Cambria Math" w:hAnsi="Cambria Math"/>
                <w:lang w:val="en-US"/>
              </w:rPr>
              <m:t>(β)</m:t>
            </m:r>
          </m:num>
          <m:den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144DA7">
        <w:rPr>
          <w:lang w:val="en-US"/>
        </w:rPr>
        <w:tab/>
        <w:t>(4e)</w:t>
      </w:r>
    </w:p>
    <w:p w14:paraId="6BBDFFF6" w14:textId="77777777" w:rsidR="009B2405" w:rsidRPr="009B2405" w:rsidRDefault="009B2405" w:rsidP="009B2405">
      <w:pPr>
        <w:jc w:val="center"/>
        <w:rPr>
          <w:lang w:val="en-US"/>
        </w:rPr>
      </w:pPr>
    </w:p>
    <w:p w14:paraId="04577FBD" w14:textId="6D0B2177" w:rsidR="009B2405" w:rsidRPr="00C46299" w:rsidRDefault="009E61D7" w:rsidP="009B2405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xy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d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 y</m:t>
            </m:r>
          </m:den>
        </m:f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</m:den>
        </m:f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d>
              </m:e>
            </m:func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(β)</m:t>
                </m:r>
              </m:e>
            </m:func>
          </m:num>
          <m:den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</m:func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144DA7">
        <w:rPr>
          <w:lang w:val="en-US"/>
        </w:rPr>
        <w:tab/>
        <w:t>(4f)</w:t>
      </w:r>
    </w:p>
    <w:p w14:paraId="7518E0F7" w14:textId="77777777" w:rsidR="00D84718" w:rsidRPr="00D84718" w:rsidRDefault="00D84718" w:rsidP="00D63A5F">
      <w:pPr>
        <w:rPr>
          <w:lang w:val="en-US"/>
        </w:rPr>
      </w:pPr>
    </w:p>
    <w:p w14:paraId="6FCD5C05" w14:textId="08C36161" w:rsidR="00D84718" w:rsidRDefault="009B2405" w:rsidP="00D63A5F">
      <w:pPr>
        <w:rPr>
          <w:lang w:val="en-AU"/>
        </w:rPr>
      </w:pPr>
      <w:r>
        <w:rPr>
          <w:lang w:val="en-AU"/>
        </w:rPr>
        <w:t xml:space="preserve">All components not mentioned are 0. </w:t>
      </w:r>
    </w:p>
    <w:p w14:paraId="533EFFBB" w14:textId="77777777" w:rsidR="00614EB6" w:rsidRDefault="00614EB6" w:rsidP="00D63A5F">
      <w:pPr>
        <w:rPr>
          <w:lang w:val="en-AU"/>
        </w:rPr>
      </w:pPr>
    </w:p>
    <w:p w14:paraId="32E58911" w14:textId="5F3B38F3" w:rsidR="00614EB6" w:rsidRDefault="00614EB6" w:rsidP="00D63A5F">
      <w:pPr>
        <w:rPr>
          <w:lang w:val="en-AU"/>
        </w:rPr>
      </w:pPr>
      <w:r>
        <w:rPr>
          <w:lang w:val="en-AU"/>
        </w:rPr>
        <w:t xml:space="preserve">There </w:t>
      </w:r>
      <w:r w:rsidR="00CB5C1D">
        <w:rPr>
          <w:lang w:val="en-AU"/>
        </w:rPr>
        <w:t xml:space="preserve">is most likely an elegant way to express this using vectors </w:t>
      </w:r>
      <w:r w:rsidR="00F67ABE">
        <w:rPr>
          <w:u w:val="single"/>
          <w:lang w:val="en-AU"/>
        </w:rPr>
        <w:t>e</w:t>
      </w:r>
      <w:r w:rsidR="00F67ABE">
        <w:rPr>
          <w:vertAlign w:val="subscript"/>
          <w:lang w:val="en-AU"/>
        </w:rPr>
        <w:t>z</w:t>
      </w:r>
      <w:r w:rsidR="00F67ABE">
        <w:rPr>
          <w:lang w:val="en-AU"/>
        </w:rPr>
        <w:t xml:space="preserve"> (unit vector along z)</w:t>
      </w:r>
      <w:r w:rsidR="00CB5C1D">
        <w:rPr>
          <w:lang w:val="en-AU"/>
        </w:rPr>
        <w:t xml:space="preserve"> and </w:t>
      </w:r>
      <w:r w:rsidR="00CB5C1D" w:rsidRPr="00CB5C1D">
        <w:rPr>
          <w:u w:val="single"/>
          <w:lang w:val="en-AU"/>
        </w:rPr>
        <w:t>B</w:t>
      </w:r>
      <w:r w:rsidR="00CB5C1D">
        <w:rPr>
          <w:lang w:val="en-AU"/>
        </w:rPr>
        <w:t xml:space="preserve">. </w:t>
      </w:r>
    </w:p>
    <w:p w14:paraId="0AF3EA4C" w14:textId="77777777" w:rsidR="00324753" w:rsidRDefault="00324753" w:rsidP="00D63A5F">
      <w:pPr>
        <w:rPr>
          <w:rFonts w:ascii="Cambria" w:hAnsi="Cambria"/>
          <w:u w:val="single"/>
          <w:lang w:val="en-US"/>
        </w:rPr>
      </w:pPr>
    </w:p>
    <w:p w14:paraId="384C7FD4" w14:textId="37A34E46" w:rsidR="000E0A35" w:rsidRPr="000E0A35" w:rsidRDefault="000E0A35" w:rsidP="00D63A5F">
      <w:pPr>
        <w:rPr>
          <w:rFonts w:ascii="Cambria" w:hAnsi="Cambria"/>
          <w:u w:val="single"/>
          <w:lang w:val="en-US"/>
        </w:rPr>
      </w:pPr>
      <w:r>
        <w:rPr>
          <w:rFonts w:ascii="Cambria" w:hAnsi="Cambria"/>
          <w:u w:val="single"/>
          <w:lang w:val="en-US"/>
        </w:rPr>
        <w:t>Dark field microscopy</w:t>
      </w:r>
      <w:r w:rsidRPr="000E0A35">
        <w:rPr>
          <w:rFonts w:ascii="Cambria" w:hAnsi="Cambria"/>
          <w:u w:val="single"/>
          <w:lang w:val="en-US"/>
        </w:rPr>
        <w:t xml:space="preserve"> set-up</w:t>
      </w:r>
    </w:p>
    <w:p w14:paraId="48BCD926" w14:textId="77777777" w:rsidR="00C46299" w:rsidRDefault="00C46299" w:rsidP="00D63A5F">
      <w:pPr>
        <w:rPr>
          <w:lang w:val="en-US"/>
        </w:rPr>
      </w:pPr>
    </w:p>
    <w:p w14:paraId="56D5F5E2" w14:textId="08C44488" w:rsidR="00976641" w:rsidRDefault="00976641" w:rsidP="00D63A5F">
      <w:pPr>
        <w:rPr>
          <w:lang w:val="en-US"/>
        </w:rPr>
      </w:pPr>
      <w:r>
        <w:rPr>
          <w:lang w:val="en-US"/>
        </w:rPr>
        <w:t xml:space="preserve">One issue is the coherence length. </w:t>
      </w:r>
      <w:r w:rsidR="005378D2">
        <w:rPr>
          <w:lang w:val="en-US"/>
        </w:rPr>
        <w:t>The transverse coherence length is very good, while the longitudinal is given by the</w:t>
      </w:r>
      <w:r w:rsidR="00CF13D1">
        <w:rPr>
          <w:lang w:val="en-US"/>
        </w:rPr>
        <w:t xml:space="preserve"> energy band</w:t>
      </w:r>
      <w:r w:rsidR="005378D2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coh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Δ</m:t>
            </m:r>
            <m:r>
              <w:rPr>
                <w:rFonts w:ascii="Cambria Math" w:hAnsi="Cambria Math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lang w:val="en-US"/>
              </w:rPr>
              <m:t>E</m:t>
            </m:r>
          </m:den>
        </m:f>
        <m:r>
          <w:rPr>
            <w:rFonts w:ascii="Cambria Math" w:hAnsi="Cambria Math"/>
            <w:lang w:val="en-US"/>
          </w:rPr>
          <m:t>λ,</m:t>
        </m:r>
      </m:oMath>
      <w:r w:rsidR="00A750B6">
        <w:rPr>
          <w:lang w:val="en-US"/>
        </w:rPr>
        <w:t xml:space="preserve"> which is approximately 1 mu</w:t>
      </w:r>
      <w:r w:rsidR="002C655F">
        <w:rPr>
          <w:lang w:val="en-US"/>
        </w:rPr>
        <w:t xml:space="preserve">. </w:t>
      </w:r>
    </w:p>
    <w:p w14:paraId="49E510C6" w14:textId="77777777" w:rsidR="00CF13D1" w:rsidRDefault="00CF13D1" w:rsidP="00CF13D1">
      <w:pPr>
        <w:rPr>
          <w:lang w:val="en-US"/>
        </w:rPr>
      </w:pPr>
    </w:p>
    <w:p w14:paraId="1A45FAA2" w14:textId="3AACCAEA" w:rsidR="002868F1" w:rsidRDefault="00324753" w:rsidP="00CF13D1">
      <w:pPr>
        <w:rPr>
          <w:lang w:val="en-US"/>
        </w:rPr>
      </w:pPr>
      <w:r>
        <w:rPr>
          <w:lang w:val="en-US"/>
        </w:rPr>
        <w:t>Another issue is t</w:t>
      </w:r>
      <w:r w:rsidR="00CF13D1">
        <w:rPr>
          <w:lang w:val="en-US"/>
        </w:rPr>
        <w:t xml:space="preserve">he extinction </w:t>
      </w:r>
      <w:r w:rsidR="002868F1">
        <w:rPr>
          <w:lang w:val="en-US"/>
        </w:rPr>
        <w:t xml:space="preserve">depth </w:t>
      </w:r>
      <w:r>
        <w:rPr>
          <w:lang w:val="en-US"/>
        </w:rPr>
        <w:t>(1/e in intensity), which is defined</w:t>
      </w:r>
      <w:r w:rsidR="0072056F">
        <w:rPr>
          <w:lang w:val="en-US"/>
        </w:rPr>
        <w:t xml:space="preserve"> in </w:t>
      </w:r>
      <w:r w:rsidR="00FF5EB3">
        <w:rPr>
          <w:lang w:val="en-US"/>
        </w:rPr>
        <w:t>[1]</w:t>
      </w:r>
      <w:r w:rsidR="002868F1">
        <w:rPr>
          <w:lang w:val="en-US"/>
        </w:rPr>
        <w:t xml:space="preserve"> as</w:t>
      </w:r>
    </w:p>
    <w:p w14:paraId="46B15278" w14:textId="77777777" w:rsidR="002868F1" w:rsidRDefault="002868F1" w:rsidP="00CF13D1">
      <w:pPr>
        <w:rPr>
          <w:lang w:val="en-US"/>
        </w:rPr>
      </w:pPr>
    </w:p>
    <w:p w14:paraId="1BB5A9DA" w14:textId="1E8ECF49" w:rsidR="002868F1" w:rsidRDefault="002868F1" w:rsidP="00910AF1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Λ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d>
          </m:den>
        </m:f>
      </m:oMath>
      <w:r w:rsidR="00910AF1">
        <w:rPr>
          <w:lang w:val="en-US"/>
        </w:rPr>
        <w:tab/>
      </w:r>
      <w:r w:rsidR="00C13FE3">
        <w:rPr>
          <w:lang w:val="en-US"/>
        </w:rPr>
        <w:tab/>
      </w:r>
      <w:r w:rsidR="00910AF1">
        <w:rPr>
          <w:lang w:val="en-US"/>
        </w:rPr>
        <w:t>(5)</w:t>
      </w:r>
    </w:p>
    <w:p w14:paraId="2341C506" w14:textId="77777777" w:rsidR="002868F1" w:rsidRDefault="002868F1" w:rsidP="00CF13D1">
      <w:pPr>
        <w:rPr>
          <w:lang w:val="en-US"/>
        </w:rPr>
      </w:pPr>
    </w:p>
    <w:p w14:paraId="0EFEA375" w14:textId="63DDC5CF" w:rsidR="000E0A35" w:rsidRDefault="00F01A60" w:rsidP="00CF13D1">
      <w:pPr>
        <w:rPr>
          <w:rFonts w:ascii="Cambria" w:hAnsi="Cambria"/>
          <w:lang w:val="en-US"/>
        </w:rPr>
      </w:pPr>
      <w:r>
        <w:rPr>
          <w:lang w:val="en-US"/>
        </w:rPr>
        <w:t>For</w:t>
      </w:r>
      <w:r w:rsidR="00CF13D1">
        <w:rPr>
          <w:lang w:val="en-US"/>
        </w:rPr>
        <w:t xml:space="preserve"> Diamond </w:t>
      </w:r>
      <w:r w:rsidR="00423072">
        <w:rPr>
          <w:lang w:val="en-US"/>
        </w:rPr>
        <w:t>(</w:t>
      </w:r>
      <w:r w:rsidR="00CA5513">
        <w:rPr>
          <w:lang w:val="en-US"/>
        </w:rPr>
        <w:t>111</w:t>
      </w:r>
      <w:r w:rsidR="00423072">
        <w:rPr>
          <w:lang w:val="en-US"/>
        </w:rPr>
        <w:t xml:space="preserve">) </w:t>
      </w:r>
      <w:r>
        <w:rPr>
          <w:lang w:val="en-US"/>
        </w:rPr>
        <w:t>we have d-spacing d=</w:t>
      </w:r>
      <w:r w:rsidR="00CA5513">
        <w:rPr>
          <w:lang w:val="en-US"/>
        </w:rPr>
        <w:t xml:space="preserve"> </w:t>
      </w:r>
      <w:r w:rsidR="0072056F">
        <w:rPr>
          <w:lang w:val="en-US"/>
        </w:rPr>
        <w:t xml:space="preserve">2.059 </w:t>
      </w:r>
      <w:r w:rsidR="00620329">
        <w:rPr>
          <w:lang w:val="en-US"/>
        </w:rPr>
        <w:t>Å</w:t>
      </w:r>
      <w:r>
        <w:rPr>
          <w:lang w:val="en-US"/>
        </w:rPr>
        <w:t xml:space="preserve">, </w:t>
      </w:r>
      <w:r w:rsidR="00CA5513">
        <w:rPr>
          <w:lang w:val="en-US"/>
        </w:rPr>
        <w:t xml:space="preserve">m=1, </w:t>
      </w:r>
      <w:r>
        <w:rPr>
          <w:lang w:val="en-US"/>
        </w:rPr>
        <w:t>volume of unit cell: v</w:t>
      </w:r>
      <w:r>
        <w:rPr>
          <w:vertAlign w:val="subscript"/>
          <w:lang w:val="en-US"/>
        </w:rPr>
        <w:t>c</w:t>
      </w:r>
      <w:r>
        <w:rPr>
          <w:lang w:val="en-US"/>
        </w:rPr>
        <w:t xml:space="preserve"> = </w:t>
      </w:r>
      <w:r w:rsidR="00620329">
        <w:rPr>
          <w:lang w:val="en-US"/>
        </w:rPr>
        <w:t>178.2 Å</w:t>
      </w:r>
      <w:r w:rsidR="00620329">
        <w:rPr>
          <w:vertAlign w:val="superscript"/>
          <w:lang w:val="en-US"/>
        </w:rPr>
        <w:t>3</w:t>
      </w:r>
      <w:r>
        <w:rPr>
          <w:lang w:val="en-US"/>
        </w:rPr>
        <w:t xml:space="preserve"> </w:t>
      </w:r>
      <w:r w:rsidR="00423072">
        <w:rPr>
          <w:lang w:val="en-US"/>
        </w:rPr>
        <w:t xml:space="preserve">, F = 8 </w:t>
      </w:r>
      <w:r w:rsidR="00EA32D3">
        <w:rPr>
          <w:lang w:val="en-US"/>
        </w:rPr>
        <w:t>f(sin(</w:t>
      </w:r>
      <w:r w:rsidR="00EA32D3">
        <w:rPr>
          <w:rFonts w:ascii="Symbol" w:hAnsi="Symbol"/>
          <w:lang w:val="en-US"/>
        </w:rPr>
        <w:t></w:t>
      </w:r>
      <w:r w:rsidR="00EA32D3">
        <w:rPr>
          <w:lang w:val="en-US"/>
        </w:rPr>
        <w:t>)/</w:t>
      </w:r>
      <w:r w:rsidR="00EA32D3" w:rsidRPr="00EA32D3">
        <w:rPr>
          <w:rFonts w:ascii="Symbol" w:hAnsi="Symbol"/>
          <w:lang w:val="en-US"/>
        </w:rPr>
        <w:t></w:t>
      </w:r>
      <w:r w:rsidR="00997AE0">
        <w:rPr>
          <w:lang w:val="en-US"/>
        </w:rPr>
        <w:t xml:space="preserve">) </w:t>
      </w:r>
      <w:r w:rsidR="00EA32D3">
        <w:rPr>
          <w:lang w:val="en-US"/>
        </w:rPr>
        <w:t xml:space="preserve"> = 8*f(0.35) ~8*1.9  </w:t>
      </w:r>
      <w:r>
        <w:rPr>
          <w:lang w:val="en-US"/>
        </w:rPr>
        <w:t>and r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= 2.8 10</w:t>
      </w:r>
      <w:r w:rsidR="00620329">
        <w:rPr>
          <w:vertAlign w:val="superscript"/>
          <w:lang w:val="en-US"/>
        </w:rPr>
        <w:t>-</w:t>
      </w:r>
      <w:r>
        <w:rPr>
          <w:vertAlign w:val="superscript"/>
          <w:lang w:val="en-US"/>
        </w:rPr>
        <w:t>5</w:t>
      </w:r>
      <w:r w:rsidR="00620329">
        <w:rPr>
          <w:lang w:val="en-US"/>
        </w:rPr>
        <w:t xml:space="preserve"> Å</w:t>
      </w:r>
      <w:r>
        <w:rPr>
          <w:lang w:val="en-US"/>
        </w:rPr>
        <w:t xml:space="preserve">. Hence, </w:t>
      </w:r>
      <w:r>
        <w:rPr>
          <w:rFonts w:ascii="Symbol" w:hAnsi="Symbol"/>
          <w:lang w:val="en-US"/>
        </w:rPr>
        <w:t></w:t>
      </w:r>
      <w:r w:rsidR="00EA32D3">
        <w:rPr>
          <w:rFonts w:ascii="Symbol" w:hAnsi="Symbol"/>
          <w:lang w:val="en-US"/>
        </w:rPr>
        <w:t></w:t>
      </w:r>
      <w:r w:rsidR="00EA32D3">
        <w:rPr>
          <w:rFonts w:ascii="Symbol" w:hAnsi="Symbol"/>
          <w:lang w:val="en-US"/>
        </w:rPr>
        <w:t></w:t>
      </w:r>
      <w:r w:rsidR="00EA32D3">
        <w:rPr>
          <w:rFonts w:ascii="Symbol" w:hAnsi="Symbol"/>
          <w:lang w:val="en-US"/>
        </w:rPr>
        <w:t></w:t>
      </w:r>
      <w:r w:rsidR="00CA5513">
        <w:rPr>
          <w:rFonts w:ascii="Calibri" w:hAnsi="Calibri"/>
          <w:lang w:val="en-US"/>
        </w:rPr>
        <w:t>10</w:t>
      </w:r>
      <w:r>
        <w:rPr>
          <w:rFonts w:ascii="Cambria" w:hAnsi="Cambria"/>
          <w:lang w:val="en-US"/>
        </w:rPr>
        <w:t xml:space="preserve"> mu. </w:t>
      </w:r>
    </w:p>
    <w:p w14:paraId="1D77066A" w14:textId="77777777" w:rsidR="00E3577D" w:rsidRDefault="00E3577D" w:rsidP="00CF13D1">
      <w:pPr>
        <w:rPr>
          <w:rFonts w:ascii="Cambria" w:hAnsi="Cambria"/>
          <w:lang w:val="en-US"/>
        </w:rPr>
      </w:pPr>
    </w:p>
    <w:p w14:paraId="7A3DE4E0" w14:textId="29C80FD0" w:rsidR="00E3577D" w:rsidRDefault="00E3577D" w:rsidP="00CF13D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We can distinguish </w:t>
      </w:r>
      <w:r w:rsidRPr="00E3577D">
        <w:rPr>
          <w:rFonts w:ascii="Cambria" w:hAnsi="Cambria"/>
          <w:lang w:val="en-US"/>
        </w:rPr>
        <w:t>between three cases:</w:t>
      </w:r>
    </w:p>
    <w:p w14:paraId="26C8E243" w14:textId="77777777" w:rsidR="00E3577D" w:rsidRPr="00E3577D" w:rsidRDefault="00E3577D" w:rsidP="00CF13D1">
      <w:pPr>
        <w:rPr>
          <w:rFonts w:ascii="Cambria" w:hAnsi="Cambria"/>
          <w:lang w:val="en-US"/>
        </w:rPr>
      </w:pPr>
    </w:p>
    <w:p w14:paraId="33825372" w14:textId="1F36CA9C" w:rsidR="00E3577D" w:rsidRDefault="00E3577D" w:rsidP="00E3577D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E3577D">
        <w:rPr>
          <w:rFonts w:ascii="Cambria" w:hAnsi="Cambria"/>
          <w:i/>
          <w:lang w:val="en-US"/>
        </w:rPr>
        <w:t>Thin foils</w:t>
      </w:r>
      <w:r w:rsidRPr="00E3577D">
        <w:rPr>
          <w:rFonts w:ascii="Cambria" w:hAnsi="Cambria"/>
          <w:lang w:val="en-US"/>
        </w:rPr>
        <w:t>.</w:t>
      </w:r>
      <w:r>
        <w:rPr>
          <w:rFonts w:ascii="Cambria" w:hAnsi="Cambria"/>
          <w:lang w:val="en-US"/>
        </w:rPr>
        <w:t xml:space="preserve">  Whether in Bragg or Laue</w:t>
      </w:r>
      <w:r w:rsidR="002E6DA8">
        <w:rPr>
          <w:rFonts w:ascii="Cambria" w:hAnsi="Cambria"/>
          <w:lang w:val="en-US"/>
        </w:rPr>
        <w:t>, there will be no issue with dynamical scattering. The</w:t>
      </w:r>
      <w:r w:rsidR="00035D06">
        <w:rPr>
          <w:rFonts w:ascii="Cambria" w:hAnsi="Cambria"/>
          <w:lang w:val="en-US"/>
        </w:rPr>
        <w:t xml:space="preserve"> region of the sample seen by one pixel on detector may be coherent.</w:t>
      </w:r>
    </w:p>
    <w:p w14:paraId="17D7F68A" w14:textId="77777777" w:rsidR="00035D06" w:rsidRDefault="00035D06" w:rsidP="00035D06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>
        <w:rPr>
          <w:rFonts w:ascii="Cambria" w:hAnsi="Cambria"/>
          <w:i/>
          <w:lang w:val="en-US"/>
        </w:rPr>
        <w:t>Section topography on a single crystal</w:t>
      </w:r>
      <w:r w:rsidRPr="00035D06">
        <w:rPr>
          <w:rFonts w:ascii="Cambria" w:hAnsi="Cambria"/>
          <w:lang w:val="en-US"/>
        </w:rPr>
        <w:t>.</w:t>
      </w:r>
      <w:r>
        <w:rPr>
          <w:rFonts w:ascii="Cambria" w:hAnsi="Cambria"/>
          <w:lang w:val="en-US"/>
        </w:rPr>
        <w:t xml:space="preserve"> In this case the incoming beam is a line beam. There will be issues with dynamical scattering. The region of the sample seen by one pixel on detector may be coherent.</w:t>
      </w:r>
    </w:p>
    <w:p w14:paraId="04D1A4C4" w14:textId="77777777" w:rsidR="00035D06" w:rsidRDefault="00035D06" w:rsidP="00035D06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035D06">
        <w:rPr>
          <w:rFonts w:ascii="Cambria" w:hAnsi="Cambria"/>
          <w:i/>
          <w:lang w:val="en-US"/>
        </w:rPr>
        <w:t>A wide open beam on a single crystal</w:t>
      </w:r>
      <w:r w:rsidRPr="00035D06">
        <w:rPr>
          <w:rFonts w:ascii="Cambria" w:hAnsi="Cambria"/>
          <w:lang w:val="en-US"/>
        </w:rPr>
        <w:t xml:space="preserve"> in topo-tomo mode. </w:t>
      </w:r>
      <w:r>
        <w:rPr>
          <w:lang w:val="en-US"/>
        </w:rPr>
        <w:t>The</w:t>
      </w:r>
      <w:r w:rsidRPr="00035D06">
        <w:rPr>
          <w:lang w:val="en-US"/>
        </w:rPr>
        <w:t xml:space="preserve"> intensity arriving at a pixel on the detector comes from a narrow rod though the sample. </w:t>
      </w:r>
      <w:r>
        <w:rPr>
          <w:lang w:val="en-US"/>
        </w:rPr>
        <w:t xml:space="preserve">Hence, transverse to the rod direction we can assume coherence, but along the rod things add up incoherently. </w:t>
      </w:r>
      <w:r w:rsidRPr="00035D06">
        <w:rPr>
          <w:lang w:val="en-US"/>
        </w:rPr>
        <w:t xml:space="preserve"> </w:t>
      </w:r>
      <w:r>
        <w:rPr>
          <w:rFonts w:ascii="Cambria" w:hAnsi="Cambria"/>
          <w:lang w:val="en-US"/>
        </w:rPr>
        <w:t xml:space="preserve">There will be issues with dynamical scattering. </w:t>
      </w:r>
    </w:p>
    <w:p w14:paraId="6DD2366F" w14:textId="77777777" w:rsidR="00035D06" w:rsidRDefault="00035D06" w:rsidP="00035D06">
      <w:pPr>
        <w:rPr>
          <w:lang w:val="en-US"/>
        </w:rPr>
      </w:pPr>
    </w:p>
    <w:p w14:paraId="2931D992" w14:textId="0862E612" w:rsidR="00605084" w:rsidRDefault="00035D06" w:rsidP="00035D06">
      <w:pPr>
        <w:rPr>
          <w:lang w:val="en-US"/>
        </w:rPr>
      </w:pPr>
      <w:r>
        <w:rPr>
          <w:lang w:val="en-US"/>
        </w:rPr>
        <w:t xml:space="preserve">In the following we will primarily be concerned with case 3. </w:t>
      </w:r>
      <w:r w:rsidR="00605084">
        <w:rPr>
          <w:lang w:val="en-US"/>
        </w:rPr>
        <w:t xml:space="preserve">We note that the </w:t>
      </w:r>
      <w:r w:rsidR="00830BF2">
        <w:rPr>
          <w:lang w:val="en-US"/>
        </w:rPr>
        <w:t xml:space="preserve">description in terms of a “rod“ superficially looks like the column approximation central to TEM [2, chapter 25 p 405]. However in the TEM case the incoming beam is of size Å and there is no depth resolution: so here the column is in direction incident beam. In our case, we use a wide beam but can characterize in 3D: hence our column/rod is in </w:t>
      </w:r>
      <w:r w:rsidR="00FF5EB3">
        <w:rPr>
          <w:lang w:val="en-US"/>
        </w:rPr>
        <w:t xml:space="preserve">the </w:t>
      </w:r>
      <w:r w:rsidR="00830BF2">
        <w:rPr>
          <w:lang w:val="en-US"/>
        </w:rPr>
        <w:t xml:space="preserve">direction </w:t>
      </w:r>
      <w:r w:rsidR="00FF5EB3">
        <w:rPr>
          <w:lang w:val="en-US"/>
        </w:rPr>
        <w:t xml:space="preserve">of the </w:t>
      </w:r>
      <w:r w:rsidR="00830BF2">
        <w:rPr>
          <w:lang w:val="en-US"/>
        </w:rPr>
        <w:t xml:space="preserve">diffracted beam. </w:t>
      </w:r>
    </w:p>
    <w:p w14:paraId="1055CB9E" w14:textId="77777777" w:rsidR="00605084" w:rsidRDefault="00605084" w:rsidP="00035D06">
      <w:pPr>
        <w:rPr>
          <w:lang w:val="en-US"/>
        </w:rPr>
      </w:pPr>
    </w:p>
    <w:p w14:paraId="62F907D4" w14:textId="4DFA8DC9" w:rsidR="00035D06" w:rsidRDefault="00043373" w:rsidP="00035D06">
      <w:pPr>
        <w:rPr>
          <w:lang w:val="en-US"/>
        </w:rPr>
      </w:pPr>
      <w:r>
        <w:rPr>
          <w:lang w:val="en-US"/>
        </w:rPr>
        <w:t>In the following we shall typically assume the incoming beam is along the y-direction</w:t>
      </w:r>
      <w:r w:rsidR="006C4C14">
        <w:rPr>
          <w:lang w:val="en-US"/>
        </w:rPr>
        <w:t>, and that scanning q</w:t>
      </w:r>
      <w:r w:rsidR="006C4C14">
        <w:rPr>
          <w:vertAlign w:val="subscript"/>
          <w:lang w:val="en-US"/>
        </w:rPr>
        <w:t>y</w:t>
      </w:r>
      <w:r w:rsidR="006C4C14">
        <w:rPr>
          <w:lang w:val="en-US"/>
        </w:rPr>
        <w:t xml:space="preserve"> corresponds to a rocking scan</w:t>
      </w:r>
      <w:r>
        <w:rPr>
          <w:lang w:val="en-US"/>
        </w:rPr>
        <w:t xml:space="preserve">. </w:t>
      </w:r>
    </w:p>
    <w:p w14:paraId="7F3104DA" w14:textId="77777777" w:rsidR="009E40BC" w:rsidRDefault="009E40BC" w:rsidP="00035D06">
      <w:pPr>
        <w:rPr>
          <w:lang w:val="en-US"/>
        </w:rPr>
      </w:pPr>
    </w:p>
    <w:p w14:paraId="04FC4D90" w14:textId="0D46843A" w:rsidR="001C226D" w:rsidRPr="001C226D" w:rsidRDefault="001C226D" w:rsidP="009E40BC">
      <w:pPr>
        <w:rPr>
          <w:u w:val="single"/>
          <w:lang w:val="en-US"/>
        </w:rPr>
      </w:pPr>
      <w:r w:rsidRPr="001C226D">
        <w:rPr>
          <w:u w:val="single"/>
          <w:lang w:val="en-US"/>
        </w:rPr>
        <w:t xml:space="preserve">Experimental details </w:t>
      </w:r>
    </w:p>
    <w:p w14:paraId="186BA15E" w14:textId="77777777" w:rsidR="00BE65B0" w:rsidRDefault="00E46A1A" w:rsidP="001C226D">
      <w:p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 xml:space="preserve">For the numerical work we will compare to an experiment </w:t>
      </w:r>
      <w:r w:rsidR="001C226D" w:rsidRPr="003534CD">
        <w:rPr>
          <w:rFonts w:ascii="Cambria" w:hAnsi="Cambria" w:cs="Times New Roman"/>
          <w:lang w:val="en-US"/>
        </w:rPr>
        <w:t xml:space="preserve">conducted at </w:t>
      </w:r>
      <w:r>
        <w:rPr>
          <w:rFonts w:ascii="Cambria" w:hAnsi="Cambria" w:cs="Times New Roman"/>
          <w:lang w:val="en-US"/>
        </w:rPr>
        <w:t xml:space="preserve">beamline ID06. </w:t>
      </w:r>
      <w:r w:rsidR="001C226D" w:rsidRPr="001C226D">
        <w:rPr>
          <w:rFonts w:ascii="Cambria" w:hAnsi="Cambria" w:cs="Times New Roman"/>
          <w:lang w:val="en-US"/>
        </w:rPr>
        <w:t>A Si(111) Bragg-Bragg monochromator defined a 17 keV x-ray beam</w:t>
      </w:r>
      <w:r>
        <w:rPr>
          <w:rFonts w:ascii="Cambria" w:hAnsi="Cambria" w:cs="Times New Roman"/>
          <w:lang w:val="en-US"/>
        </w:rPr>
        <w:t xml:space="preserve"> (</w:t>
      </w:r>
      <w:r w:rsidRPr="00E46A1A">
        <w:rPr>
          <w:rFonts w:ascii="Symbol" w:hAnsi="Symbol" w:cs="Times New Roman"/>
          <w:lang w:val="en-US"/>
        </w:rPr>
        <w:t></w:t>
      </w:r>
      <w:r w:rsidRPr="00E46A1A">
        <w:rPr>
          <w:rFonts w:ascii="Symbol" w:hAnsi="Symbol" w:cs="Times New Roman"/>
          <w:lang w:val="en-US"/>
        </w:rPr>
        <w:t></w:t>
      </w:r>
      <w:r>
        <w:rPr>
          <w:rFonts w:ascii="Cambria" w:hAnsi="Cambria" w:cs="Times New Roman"/>
          <w:lang w:val="en-US"/>
        </w:rPr>
        <w:t xml:space="preserve">= </w:t>
      </w:r>
      <w:r w:rsidR="00C761DA">
        <w:rPr>
          <w:rFonts w:ascii="Cambria" w:hAnsi="Cambria" w:cs="Times New Roman"/>
          <w:lang w:val="en-US"/>
        </w:rPr>
        <w:t xml:space="preserve">0.728 </w:t>
      </w:r>
      <w:r>
        <w:rPr>
          <w:rFonts w:ascii="Cambria" w:hAnsi="Cambria" w:cs="Times New Roman"/>
          <w:lang w:val="en-US"/>
        </w:rPr>
        <w:t>Å)</w:t>
      </w:r>
      <w:r w:rsidR="001C226D" w:rsidRPr="001C226D">
        <w:rPr>
          <w:rFonts w:ascii="Cambria" w:hAnsi="Cambria" w:cs="Times New Roman"/>
          <w:lang w:val="en-US"/>
        </w:rPr>
        <w:t xml:space="preserve">. </w:t>
      </w:r>
    </w:p>
    <w:p w14:paraId="2E25A488" w14:textId="77777777" w:rsidR="00BE65B0" w:rsidRDefault="00BE65B0" w:rsidP="001C226D">
      <w:pPr>
        <w:jc w:val="both"/>
        <w:rPr>
          <w:rFonts w:ascii="Cambria" w:hAnsi="Cambria" w:cs="Times New Roman"/>
          <w:lang w:val="en-US"/>
        </w:rPr>
      </w:pPr>
    </w:p>
    <w:p w14:paraId="555AB814" w14:textId="29ACBF6D" w:rsidR="00BE65B0" w:rsidRDefault="00C761DA" w:rsidP="00BE65B0">
      <w:pPr>
        <w:jc w:val="both"/>
        <w:rPr>
          <w:rFonts w:ascii="Cambria" w:hAnsi="Cambria"/>
          <w:lang w:val="en-US"/>
        </w:rPr>
      </w:pPr>
      <w:r w:rsidRPr="001C226D">
        <w:rPr>
          <w:rFonts w:ascii="Cambria" w:hAnsi="Cambria" w:cs="Times New Roman"/>
          <w:lang w:val="en-US"/>
        </w:rPr>
        <w:t xml:space="preserve">The </w:t>
      </w:r>
      <w:r w:rsidRPr="00F5173D">
        <w:rPr>
          <w:rFonts w:ascii="Cambria" w:hAnsi="Cambria" w:cs="Times New Roman"/>
          <w:i/>
          <w:lang w:val="en-US"/>
        </w:rPr>
        <w:t>sample</w:t>
      </w:r>
      <w:r w:rsidRPr="001C226D">
        <w:rPr>
          <w:rFonts w:ascii="Cambria" w:hAnsi="Cambria" w:cs="Times New Roman"/>
          <w:lang w:val="en-US"/>
        </w:rPr>
        <w:t xml:space="preserve"> was a high quality artificially grown diamond plate with a thickness of 300 </w:t>
      </w:r>
      <w:r w:rsidRPr="001C226D">
        <w:rPr>
          <w:rFonts w:ascii="Symbol" w:hAnsi="Symbol" w:cs="Times New Roman"/>
          <w:lang w:val="en-US"/>
        </w:rPr>
        <w:t></w:t>
      </w:r>
      <w:r w:rsidRPr="001C226D">
        <w:rPr>
          <w:rFonts w:ascii="Cambria" w:hAnsi="Cambria" w:cs="Times New Roman"/>
          <w:lang w:val="en-US"/>
        </w:rPr>
        <w:t>m.</w:t>
      </w:r>
      <w:r w:rsidRPr="001C226D">
        <w:rPr>
          <w:rFonts w:ascii="Cambria" w:hAnsi="Cambria"/>
          <w:lang w:val="en-US"/>
        </w:rPr>
        <w:t xml:space="preserve"> It was mounted in a transmission Laue geometry, using </w:t>
      </w:r>
      <w:r w:rsidRPr="001C226D">
        <w:rPr>
          <w:rFonts w:ascii="Cambria" w:hAnsi="Cambria" w:cs="Times New Roman"/>
          <w:lang w:val="en-US"/>
        </w:rPr>
        <w:t xml:space="preserve">an in-plane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111</m:t>
            </m:r>
          </m:e>
        </m:d>
      </m:oMath>
      <w:r w:rsidRPr="001C226D">
        <w:rPr>
          <w:rFonts w:ascii="Cambria" w:hAnsi="Cambria" w:cs="Times New Roman"/>
          <w:lang w:val="en-US"/>
        </w:rPr>
        <w:t xml:space="preserve"> reflection for the study.</w:t>
      </w:r>
      <w:r>
        <w:rPr>
          <w:rFonts w:ascii="Cambria" w:hAnsi="Cambria" w:cs="Times New Roman"/>
          <w:lang w:val="en-US"/>
        </w:rPr>
        <w:t xml:space="preserve"> Diamond is fcc with an edge length of 3.567 Å. This implies </w:t>
      </w:r>
      <m:oMath>
        <m:r>
          <w:rPr>
            <w:rFonts w:ascii="Cambria Math" w:hAnsi="Cambria Math" w:cs="Times New Roman"/>
            <w:lang w:val="en-US"/>
          </w:rPr>
          <m:t>d=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3.567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</m:rad>
          </m:den>
        </m:f>
        <m:r>
          <w:rPr>
            <w:rFonts w:ascii="Cambria Math" w:hAnsi="Cambria Math" w:cs="Times New Roman"/>
            <w:lang w:val="en-US"/>
          </w:rPr>
          <m:t>=2.059 Å</m:t>
        </m:r>
      </m:oMath>
      <w:r w:rsidR="00CA5513">
        <w:rPr>
          <w:rFonts w:ascii="Cambria" w:hAnsi="Cambria" w:cs="Times New Roman"/>
          <w:lang w:val="en-US"/>
        </w:rPr>
        <w:t xml:space="preserve"> ,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G</m:t>
            </m:r>
          </m:e>
        </m:d>
        <m:r>
          <w:rPr>
            <w:rFonts w:ascii="Cambria Math" w:hAnsi="Cambria Math" w:cs="Times New Roman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2π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dπ</m:t>
            </m:r>
          </m:den>
        </m:f>
        <m:r>
          <w:rPr>
            <w:rFonts w:ascii="Cambria Math" w:hAnsi="Cambria Math" w:cs="Times New Roman"/>
            <w:lang w:val="en-US"/>
          </w:rPr>
          <m:t>=</m:t>
        </m:r>
      </m:oMath>
      <w:r w:rsidR="00CA5513">
        <w:rPr>
          <w:rFonts w:ascii="Cambria" w:hAnsi="Cambria" w:cs="Times New Roman"/>
          <w:lang w:val="en-US"/>
        </w:rPr>
        <w:t xml:space="preserve"> 3.051 Å</w:t>
      </w:r>
      <w:r w:rsidR="00CA5513">
        <w:rPr>
          <w:rFonts w:ascii="Cambria" w:hAnsi="Cambria" w:cs="Times New Roman"/>
          <w:vertAlign w:val="superscript"/>
          <w:lang w:val="en-US"/>
        </w:rPr>
        <w:t>-1</w:t>
      </w:r>
      <w:r w:rsidR="00CA5513">
        <w:rPr>
          <w:rFonts w:ascii="Cambria" w:hAnsi="Cambria" w:cs="Times New Roman"/>
          <w:lang w:val="en-US"/>
        </w:rPr>
        <w:t xml:space="preserve"> </w:t>
      </w:r>
      <w:r w:rsidR="00B90FD8">
        <w:rPr>
          <w:rFonts w:ascii="Cambria" w:hAnsi="Cambria" w:cs="Times New Roman"/>
          <w:lang w:val="en-US"/>
        </w:rPr>
        <w:t xml:space="preserve">and </w:t>
      </w:r>
      <w:r w:rsidRPr="00C761DA">
        <w:rPr>
          <w:rFonts w:ascii="Symbol" w:hAnsi="Symbol" w:cs="Times New Roman"/>
          <w:lang w:val="en-US"/>
        </w:rPr>
        <w:t></w:t>
      </w:r>
      <w:r w:rsidR="00B90FD8">
        <w:rPr>
          <w:rFonts w:ascii="Cambria" w:hAnsi="Cambria" w:cs="Times New Roman"/>
          <w:lang w:val="en-US"/>
        </w:rPr>
        <w:t xml:space="preserve"> = 10.19 deg. Screw </w:t>
      </w:r>
      <w:r w:rsidR="00BE65B0">
        <w:rPr>
          <w:rFonts w:ascii="Cambria" w:hAnsi="Cambria" w:cs="Times New Roman"/>
          <w:lang w:val="en-US"/>
        </w:rPr>
        <w:t xml:space="preserve">dislocations have Burgers vectors </w:t>
      </w:r>
      <m:oMath>
        <m:r>
          <w:rPr>
            <w:rFonts w:ascii="Cambria Math" w:hAnsi="Cambria Math" w:cs="Times New Roman"/>
            <w:lang w:val="en-US"/>
          </w:rPr>
          <m:t>b =</m:t>
        </m:r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2</m:t>
            </m:r>
          </m:den>
        </m:f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1 1 0</m:t>
            </m:r>
          </m:e>
        </m:d>
        <m:r>
          <w:rPr>
            <w:rFonts w:ascii="Cambria Math" w:hAnsi="Cambria Math" w:cs="Times New Roman"/>
            <w:lang w:val="en-US"/>
          </w:rPr>
          <m:t>=</m:t>
        </m:r>
      </m:oMath>
      <w:r w:rsidR="00BE65B0">
        <w:rPr>
          <w:rFonts w:ascii="Cambria" w:hAnsi="Cambria" w:cs="Times New Roman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lang w:val="en-US"/>
              </w:rPr>
              <m:t>3.567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  <w:lang w:val="en-US"/>
          </w:rPr>
          <m:t>=2.522</m:t>
        </m:r>
      </m:oMath>
      <w:r w:rsidR="00BE65B0">
        <w:rPr>
          <w:rFonts w:ascii="Cambria" w:hAnsi="Cambria" w:cs="Times New Roman"/>
          <w:lang w:val="en-US"/>
        </w:rPr>
        <w:t xml:space="preserve"> Å. Hence, they are placed at an angle of 0.6155 rad = 35.2 deg from the diffraction vector. </w:t>
      </w:r>
      <w:r w:rsidR="00BE65B0" w:rsidRPr="001C226D">
        <w:rPr>
          <w:rFonts w:ascii="Cambria" w:hAnsi="Cambria" w:cs="Times New Roman"/>
          <w:lang w:val="en-US"/>
        </w:rPr>
        <w:t xml:space="preserve">The corresponding Pendullösung length, </w:t>
      </w:r>
      <w:r w:rsidR="00BE65B0" w:rsidRPr="001C226D">
        <w:rPr>
          <w:rFonts w:ascii="Cambria" w:hAnsi="Cambria"/>
          <w:lang w:val="en-US"/>
        </w:rPr>
        <w:t xml:space="preserve">and </w:t>
      </w:r>
      <w:r w:rsidR="00BE65B0" w:rsidRPr="001C226D">
        <w:rPr>
          <w:rFonts w:ascii="Cambria" w:hAnsi="Cambria" w:cs="Times New Roman"/>
          <w:lang w:val="en-US"/>
        </w:rPr>
        <w:t xml:space="preserve">Darwin width are </w:t>
      </w:r>
      <w:r w:rsidR="00BE65B0" w:rsidRPr="001C226D">
        <w:rPr>
          <w:rFonts w:ascii="Symbol" w:hAnsi="Symbol"/>
          <w:lang w:val="en-US"/>
        </w:rPr>
        <w:t></w:t>
      </w:r>
      <w:r w:rsidR="00BE65B0" w:rsidRPr="001C226D">
        <w:rPr>
          <w:rFonts w:ascii="Cambria" w:hAnsi="Cambria"/>
          <w:vertAlign w:val="subscript"/>
          <w:lang w:val="en-US"/>
        </w:rPr>
        <w:t>g</w:t>
      </w:r>
      <w:r w:rsidR="00BE65B0" w:rsidRPr="001C226D">
        <w:rPr>
          <w:lang w:val="en-US"/>
        </w:rPr>
        <w:t xml:space="preserve"> </w:t>
      </w:r>
      <w:r w:rsidR="00BE65B0" w:rsidRPr="001C226D">
        <w:rPr>
          <w:rFonts w:ascii="Cambria" w:hAnsi="Cambria"/>
          <w:lang w:val="en-US"/>
        </w:rPr>
        <w:t xml:space="preserve">= 35 </w:t>
      </w:r>
      <w:r w:rsidR="00BE65B0" w:rsidRPr="001C226D">
        <w:rPr>
          <w:rFonts w:ascii="Symbol" w:hAnsi="Symbol"/>
          <w:lang w:val="en-US"/>
        </w:rPr>
        <w:t></w:t>
      </w:r>
      <w:r w:rsidR="00BE65B0" w:rsidRPr="001C226D">
        <w:rPr>
          <w:lang w:val="en-US"/>
        </w:rPr>
        <w:t>m and</w:t>
      </w:r>
      <w:r w:rsidR="00BE65B0" w:rsidRPr="001C226D">
        <w:rPr>
          <w:rFonts w:ascii="Cambria" w:hAnsi="Cambria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  <m:sup>
            <m:r>
              <w:rPr>
                <w:rFonts w:ascii="Cambria Math" w:hAnsi="Cambria Math"/>
                <w:lang w:val="en-US"/>
              </w:rPr>
              <m:t>θ</m:t>
            </m:r>
          </m:sup>
        </m:sSubSup>
      </m:oMath>
      <w:r w:rsidR="00BE65B0">
        <w:rPr>
          <w:lang w:val="en-US"/>
        </w:rPr>
        <w:t xml:space="preserve"> </w:t>
      </w:r>
      <w:r w:rsidR="00BE65B0" w:rsidRPr="001C226D">
        <w:rPr>
          <w:rFonts w:ascii="Cambria" w:hAnsi="Cambria" w:cs="Times New Roman"/>
          <w:lang w:val="en-US"/>
        </w:rPr>
        <w:t xml:space="preserve"> </w:t>
      </w:r>
      <w:r w:rsidR="00BE65B0" w:rsidRPr="001C226D">
        <w:rPr>
          <w:lang w:val="en-US"/>
        </w:rPr>
        <w:t xml:space="preserve">= </w:t>
      </w:r>
      <w:r w:rsidR="00F5173D">
        <w:rPr>
          <w:lang w:val="en-US"/>
        </w:rPr>
        <w:t>0.0119</w:t>
      </w:r>
      <w:r w:rsidR="00BE65B0" w:rsidRPr="001C226D">
        <w:rPr>
          <w:lang w:val="en-US"/>
        </w:rPr>
        <w:t xml:space="preserve"> </w:t>
      </w:r>
      <w:r w:rsidR="00F5173D">
        <w:rPr>
          <w:lang w:val="en-US"/>
        </w:rPr>
        <w:t>m</w:t>
      </w:r>
      <w:r w:rsidR="00BE65B0" w:rsidRPr="001C226D">
        <w:rPr>
          <w:lang w:val="en-US"/>
        </w:rPr>
        <w:t xml:space="preserve">rad </w:t>
      </w:r>
      <w:r w:rsidR="00BE65B0" w:rsidRPr="001C226D">
        <w:rPr>
          <w:rFonts w:ascii="Cambria" w:hAnsi="Cambria"/>
          <w:lang w:val="en-US"/>
        </w:rPr>
        <w:t xml:space="preserve">(FWHM), respectively. </w:t>
      </w:r>
    </w:p>
    <w:p w14:paraId="0F7FF178" w14:textId="77777777" w:rsidR="00BE65B0" w:rsidRDefault="00BE65B0" w:rsidP="00BE65B0">
      <w:pPr>
        <w:jc w:val="both"/>
        <w:rPr>
          <w:rFonts w:ascii="Cambria" w:hAnsi="Cambria"/>
          <w:lang w:val="en-US"/>
        </w:rPr>
      </w:pPr>
    </w:p>
    <w:p w14:paraId="572A2A01" w14:textId="6A3CA7C4" w:rsidR="00F5173D" w:rsidRPr="00CA5513" w:rsidRDefault="00F5173D" w:rsidP="00F5173D">
      <w:pPr>
        <w:jc w:val="both"/>
        <w:rPr>
          <w:rFonts w:ascii="Cambria" w:hAnsi="Cambria"/>
          <w:lang w:val="en-US"/>
        </w:rPr>
      </w:pPr>
      <w:r>
        <w:rPr>
          <w:rFonts w:ascii="Cambria" w:hAnsi="Cambria" w:cs="Times New Roman"/>
          <w:lang w:val="en-US"/>
        </w:rPr>
        <w:t>The incoming beam</w:t>
      </w:r>
      <w:r w:rsidRPr="001C226D">
        <w:rPr>
          <w:rFonts w:ascii="Cambria" w:hAnsi="Cambria" w:cs="Times New Roman"/>
          <w:lang w:val="en-US"/>
        </w:rPr>
        <w:t xml:space="preserve"> was condensed by a transfocator (Vaughan </w:t>
      </w:r>
      <w:r w:rsidRPr="001C226D">
        <w:rPr>
          <w:rFonts w:ascii="Cambria" w:hAnsi="Cambria" w:cs="Times New Roman"/>
          <w:i/>
          <w:lang w:val="en-US"/>
        </w:rPr>
        <w:t>et al.</w:t>
      </w:r>
      <w:r w:rsidRPr="001C226D">
        <w:rPr>
          <w:rFonts w:ascii="Cambria" w:hAnsi="Cambria" w:cs="Times New Roman"/>
          <w:lang w:val="en-US"/>
        </w:rPr>
        <w:t xml:space="preserve"> 2011) at a dis</w:t>
      </w:r>
      <w:r>
        <w:rPr>
          <w:rFonts w:ascii="Cambria" w:hAnsi="Cambria" w:cs="Times New Roman"/>
          <w:lang w:val="en-US"/>
        </w:rPr>
        <w:t xml:space="preserve">tance of 38.7 m from the source. This was </w:t>
      </w:r>
      <w:r w:rsidRPr="00F5173D">
        <w:rPr>
          <w:rFonts w:ascii="Cambria" w:hAnsi="Cambria" w:cs="Times New Roman"/>
          <w:lang w:val="en-US"/>
        </w:rPr>
        <w:t>configured with seven</w:t>
      </w:r>
      <w:r>
        <w:rPr>
          <w:rFonts w:ascii="Cambria" w:hAnsi="Cambria" w:cs="Times New Roman"/>
          <w:lang w:val="en-US"/>
        </w:rPr>
        <w:t xml:space="preserve"> </w:t>
      </w:r>
      <w:r w:rsidRPr="00F5173D">
        <w:rPr>
          <w:rFonts w:ascii="Cambria" w:hAnsi="Cambria" w:cs="Times New Roman"/>
          <w:lang w:val="en-US"/>
        </w:rPr>
        <w:t xml:space="preserve">one-dimensional Be lenses with an apex radius of curvature of 200 </w:t>
      </w:r>
      <w:r w:rsidRPr="00F5173D">
        <w:rPr>
          <w:rFonts w:ascii="Symbol" w:hAnsi="Symbol" w:cs="Times New Roman"/>
          <w:lang w:val="en-US"/>
        </w:rPr>
        <w:t></w:t>
      </w:r>
      <w:r w:rsidRPr="00F5173D">
        <w:rPr>
          <w:rFonts w:ascii="Cambria" w:hAnsi="Cambria" w:cs="Times New Roman"/>
          <w:lang w:val="en-US"/>
        </w:rPr>
        <w:t>m and an</w:t>
      </w:r>
      <w:r>
        <w:rPr>
          <w:rFonts w:ascii="Cambria" w:hAnsi="Cambria" w:cs="Times New Roman"/>
          <w:lang w:val="en-US"/>
        </w:rPr>
        <w:t xml:space="preserve"> </w:t>
      </w:r>
      <w:r w:rsidRPr="00F5173D">
        <w:rPr>
          <w:rFonts w:ascii="Cambria" w:hAnsi="Cambria" w:cs="Times New Roman"/>
          <w:lang w:val="en-US"/>
        </w:rPr>
        <w:t xml:space="preserve">effective aperture of 860 </w:t>
      </w:r>
      <w:r w:rsidRPr="00F5173D">
        <w:rPr>
          <w:rFonts w:ascii="Symbol" w:hAnsi="Symbol" w:cs="Times New Roman"/>
          <w:lang w:val="en-US"/>
        </w:rPr>
        <w:t></w:t>
      </w:r>
      <w:r w:rsidRPr="00F5173D">
        <w:rPr>
          <w:rFonts w:ascii="Cambria" w:hAnsi="Cambria" w:cs="Times New Roman"/>
          <w:lang w:val="en-US"/>
        </w:rPr>
        <w:t>m</w:t>
      </w:r>
      <w:r w:rsidR="00AE630C">
        <w:rPr>
          <w:rFonts w:ascii="Cambria" w:hAnsi="Cambria" w:cs="Times New Roman"/>
          <w:lang w:val="en-US"/>
        </w:rPr>
        <w:t xml:space="preserve"> (</w:t>
      </w:r>
      <w:r w:rsidR="00AE630C" w:rsidRPr="00AE630C">
        <w:rPr>
          <w:rFonts w:ascii="Cambria" w:hAnsi="Cambria" w:cs="Times New Roman"/>
          <w:highlight w:val="yellow"/>
          <w:lang w:val="en-US"/>
        </w:rPr>
        <w:t>FWHM</w:t>
      </w:r>
      <w:r w:rsidR="00AE630C">
        <w:rPr>
          <w:rFonts w:ascii="Cambria" w:hAnsi="Cambria" w:cs="Times New Roman"/>
          <w:highlight w:val="yellow"/>
          <w:lang w:val="en-US"/>
        </w:rPr>
        <w:t>?</w:t>
      </w:r>
      <w:r w:rsidR="00AE630C" w:rsidRPr="00AE630C">
        <w:rPr>
          <w:rFonts w:ascii="Cambria" w:hAnsi="Cambria" w:cs="Times New Roman"/>
          <w:highlight w:val="yellow"/>
          <w:lang w:val="en-US"/>
        </w:rPr>
        <w:t>)</w:t>
      </w:r>
      <w:r w:rsidRPr="00F5173D">
        <w:rPr>
          <w:rFonts w:ascii="Cambria" w:hAnsi="Cambria" w:cs="Times New Roman"/>
          <w:lang w:val="en-US"/>
        </w:rPr>
        <w:t>.</w:t>
      </w:r>
      <w:r>
        <w:rPr>
          <w:rFonts w:ascii="Cambria" w:hAnsi="Cambria" w:cs="Times New Roman"/>
          <w:lang w:val="en-US"/>
        </w:rPr>
        <w:t xml:space="preserve"> With the instrument placed 58 m from the source the divergence of the incoming beam is </w:t>
      </w:r>
      <w:r w:rsidRPr="001C226D">
        <w:rPr>
          <w:rFonts w:ascii="Cambria" w:hAnsi="Cambria" w:cs="Times New Roman"/>
          <w:lang w:val="en-US"/>
        </w:rPr>
        <w:t>0</w:t>
      </w:r>
      <w:r>
        <w:rPr>
          <w:rFonts w:ascii="Cambria" w:hAnsi="Cambria" w:cs="Times New Roman"/>
          <w:lang w:val="en-US"/>
        </w:rPr>
        <w:t>.04</w:t>
      </w:r>
      <w:r w:rsidRPr="001C226D">
        <w:rPr>
          <w:rFonts w:ascii="Cambria" w:hAnsi="Cambria" w:cs="Times New Roman"/>
          <w:lang w:val="en-US"/>
        </w:rPr>
        <w:t xml:space="preserve"> mrad. </w:t>
      </w:r>
      <w:r w:rsidRPr="001C226D">
        <w:rPr>
          <w:rFonts w:ascii="Cambria" w:hAnsi="Cambria"/>
          <w:lang w:val="en-US"/>
        </w:rPr>
        <w:t xml:space="preserve">Hence, the incoming divergence dominates the over the Darwin width. </w:t>
      </w:r>
      <w:r w:rsidR="00F311F4">
        <w:rPr>
          <w:rFonts w:ascii="Cambria" w:hAnsi="Cambria"/>
          <w:lang w:val="en-US"/>
        </w:rPr>
        <w:t xml:space="preserve">Our best estimate </w:t>
      </w:r>
      <w:r w:rsidR="00CA5513">
        <w:rPr>
          <w:rFonts w:ascii="Cambria" w:hAnsi="Cambria"/>
          <w:lang w:val="en-US"/>
        </w:rPr>
        <w:t xml:space="preserve">is therefore a </w:t>
      </w:r>
      <w:r w:rsidR="00F311F4">
        <w:rPr>
          <w:rFonts w:ascii="Cambria" w:hAnsi="Cambria"/>
          <w:lang w:val="en-US"/>
        </w:rPr>
        <w:t xml:space="preserve"> </w:t>
      </w:r>
      <w:r w:rsidR="00F311F4" w:rsidRPr="00CA5513">
        <w:rPr>
          <w:rFonts w:ascii="Cambria" w:hAnsi="Cambria"/>
          <w:color w:val="FF0000"/>
          <w:lang w:val="en-US"/>
        </w:rPr>
        <w:t>Gaussian</w:t>
      </w:r>
      <w:r w:rsidR="00CA5513" w:rsidRPr="00CA5513">
        <w:rPr>
          <w:rFonts w:ascii="Cambria" w:hAnsi="Cambria"/>
          <w:color w:val="FF0000"/>
          <w:lang w:val="en-US"/>
        </w:rPr>
        <w:t xml:space="preserve"> </w:t>
      </w:r>
      <w:r w:rsidR="00CA5513">
        <w:rPr>
          <w:rFonts w:ascii="Cambria" w:hAnsi="Cambria"/>
          <w:color w:val="FF0000"/>
          <w:lang w:val="en-US"/>
        </w:rPr>
        <w:t xml:space="preserve">resolution </w:t>
      </w:r>
      <w:r w:rsidR="00CA5513" w:rsidRPr="00CA5513">
        <w:rPr>
          <w:rFonts w:ascii="Cambria" w:hAnsi="Cambria"/>
          <w:color w:val="FF0000"/>
          <w:lang w:val="en-US"/>
        </w:rPr>
        <w:t>function</w:t>
      </w:r>
      <w:r w:rsidR="00CA5513">
        <w:rPr>
          <w:rFonts w:ascii="Cambria" w:hAnsi="Cambria"/>
          <w:color w:val="FF0000"/>
          <w:lang w:val="en-US"/>
        </w:rPr>
        <w:t xml:space="preserve"> </w:t>
      </w:r>
      <w:r w:rsidR="003B7942" w:rsidRPr="003B7942">
        <w:rPr>
          <w:rFonts w:ascii="Symbol" w:hAnsi="Symbol" w:cs="Times New Roman"/>
          <w:color w:val="FF0000"/>
          <w:lang w:val="en-US"/>
        </w:rPr>
        <w:t></w:t>
      </w:r>
      <w:r w:rsidR="003B7942">
        <w:rPr>
          <w:rFonts w:ascii="Cambria" w:hAnsi="Cambria"/>
          <w:color w:val="FF0000"/>
          <w:lang w:val="en-US"/>
        </w:rPr>
        <w:t>q</w:t>
      </w:r>
      <w:r w:rsidR="003B7942">
        <w:rPr>
          <w:rFonts w:ascii="Cambria" w:hAnsi="Cambria"/>
          <w:color w:val="FF0000"/>
          <w:vertAlign w:val="subscript"/>
          <w:lang w:val="en-US"/>
        </w:rPr>
        <w:t>y</w:t>
      </w:r>
      <w:r w:rsidR="003B7942" w:rsidRPr="00CA5513">
        <w:rPr>
          <w:rFonts w:ascii="Cambria" w:hAnsi="Cambria" w:cs="Times New Roman"/>
          <w:color w:val="FF0000"/>
          <w:lang w:val="en-US"/>
        </w:rPr>
        <w:t xml:space="preserve"> </w:t>
      </w:r>
      <w:r w:rsidR="003B7942">
        <w:rPr>
          <w:rFonts w:ascii="Cambria" w:hAnsi="Cambria" w:cs="Times New Roman"/>
          <w:color w:val="FF0000"/>
          <w:lang w:val="en-US"/>
        </w:rPr>
        <w:t xml:space="preserve">= </w:t>
      </w:r>
      <w:r w:rsidR="00CA5513" w:rsidRPr="00CA5513">
        <w:rPr>
          <w:rFonts w:ascii="Cambria" w:hAnsi="Cambria" w:cs="Times New Roman"/>
          <w:color w:val="FF0000"/>
          <w:lang w:val="en-US"/>
        </w:rPr>
        <w:t>0.00012 Å</w:t>
      </w:r>
      <w:r w:rsidR="00CA5513" w:rsidRPr="00CA5513">
        <w:rPr>
          <w:rFonts w:ascii="Cambria" w:hAnsi="Cambria" w:cs="Times New Roman"/>
          <w:color w:val="FF0000"/>
          <w:vertAlign w:val="superscript"/>
          <w:lang w:val="en-US"/>
        </w:rPr>
        <w:t>-1</w:t>
      </w:r>
      <w:r w:rsidR="00AE630C">
        <w:rPr>
          <w:rFonts w:ascii="Cambria" w:hAnsi="Cambria" w:cs="Times New Roman"/>
          <w:color w:val="FF0000"/>
          <w:lang w:val="en-US"/>
        </w:rPr>
        <w:t xml:space="preserve"> </w:t>
      </w:r>
      <w:r w:rsidR="00AE630C" w:rsidRPr="00AE630C">
        <w:rPr>
          <w:rFonts w:ascii="Cambria" w:hAnsi="Cambria" w:cs="Times New Roman"/>
          <w:color w:val="FF0000"/>
          <w:highlight w:val="yellow"/>
          <w:lang w:val="en-US"/>
        </w:rPr>
        <w:t>(FWHM).</w:t>
      </w:r>
    </w:p>
    <w:p w14:paraId="11625E13" w14:textId="56AC301F" w:rsidR="00F5173D" w:rsidRDefault="00F5173D" w:rsidP="00F5173D">
      <w:pPr>
        <w:jc w:val="both"/>
        <w:rPr>
          <w:rFonts w:ascii="Cambria" w:hAnsi="Cambria" w:cs="Times New Roman"/>
          <w:lang w:val="en-US"/>
        </w:rPr>
      </w:pPr>
    </w:p>
    <w:p w14:paraId="1116CA87" w14:textId="77777777" w:rsidR="00085F27" w:rsidRDefault="00F5173D" w:rsidP="001C226D">
      <w:p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>A slit 4 m from the sample defined</w:t>
      </w:r>
      <w:r w:rsidRPr="001C226D">
        <w:rPr>
          <w:rFonts w:ascii="Cambria" w:hAnsi="Cambria" w:cs="Times New Roman"/>
          <w:lang w:val="en-US"/>
        </w:rPr>
        <w:t xml:space="preserve"> a relatively homogenous field of 0.3 mm x 0.3 mm</w:t>
      </w:r>
      <w:r>
        <w:rPr>
          <w:rFonts w:ascii="Cambria" w:hAnsi="Cambria" w:cs="Times New Roman"/>
          <w:lang w:val="en-US"/>
        </w:rPr>
        <w:t xml:space="preserve"> on the sample. </w:t>
      </w:r>
      <w:r w:rsidR="00085F27">
        <w:rPr>
          <w:rFonts w:ascii="Cambria" w:hAnsi="Cambria" w:cs="Times New Roman"/>
          <w:lang w:val="en-US"/>
        </w:rPr>
        <w:t>Hence, the full rod is illuminated.</w:t>
      </w:r>
    </w:p>
    <w:p w14:paraId="4FD33492" w14:textId="77777777" w:rsidR="00085F27" w:rsidRDefault="00085F27" w:rsidP="001C226D">
      <w:pPr>
        <w:jc w:val="both"/>
        <w:rPr>
          <w:rFonts w:ascii="Cambria" w:hAnsi="Cambria" w:cs="Times New Roman"/>
          <w:lang w:val="en-US"/>
        </w:rPr>
      </w:pPr>
    </w:p>
    <w:p w14:paraId="24ADC64D" w14:textId="0E747503" w:rsidR="00D35AD2" w:rsidRPr="001C226D" w:rsidRDefault="001C226D" w:rsidP="00D35AD2">
      <w:pPr>
        <w:jc w:val="both"/>
        <w:rPr>
          <w:rFonts w:ascii="Cambria" w:hAnsi="Cambria" w:cs="Times New Roman"/>
          <w:lang w:val="en-US"/>
        </w:rPr>
      </w:pPr>
      <w:r w:rsidRPr="001C226D">
        <w:rPr>
          <w:rFonts w:ascii="Cambria" w:hAnsi="Cambria" w:cs="Times New Roman"/>
          <w:lang w:val="en-US"/>
        </w:rPr>
        <w:t xml:space="preserve">The </w:t>
      </w:r>
      <w:r w:rsidR="00265F74">
        <w:rPr>
          <w:rFonts w:ascii="Cambria" w:hAnsi="Cambria" w:cs="Times New Roman"/>
          <w:lang w:val="en-US"/>
        </w:rPr>
        <w:t xml:space="preserve">beam was diffracted in the horizontal plane. The </w:t>
      </w:r>
      <w:r w:rsidRPr="001C226D">
        <w:rPr>
          <w:rFonts w:ascii="Cambria" w:hAnsi="Cambria" w:cs="Times New Roman"/>
          <w:lang w:val="en-US"/>
        </w:rPr>
        <w:t xml:space="preserve">objective comprised N = 72 identical parabolic Be lenslets, each with a radius of curvature of 50 </w:t>
      </w:r>
      <w:r w:rsidRPr="001C226D">
        <w:rPr>
          <w:rFonts w:ascii="Symbol" w:hAnsi="Symbol"/>
          <w:lang w:val="en-US"/>
        </w:rPr>
        <w:t></w:t>
      </w:r>
      <w:r w:rsidRPr="001C226D">
        <w:rPr>
          <w:lang w:val="en-US"/>
        </w:rPr>
        <w:t>m</w:t>
      </w:r>
      <w:r w:rsidRPr="001C226D">
        <w:rPr>
          <w:rFonts w:ascii="Cambria" w:hAnsi="Cambria" w:cs="Times New Roman"/>
          <w:lang w:val="en-US"/>
        </w:rPr>
        <w:t xml:space="preserve"> and thickness of T= 2 </w:t>
      </w:r>
      <w:r w:rsidRPr="001C226D">
        <w:rPr>
          <w:rFonts w:ascii="Cambria" w:hAnsi="Cambria"/>
          <w:lang w:val="en-US"/>
        </w:rPr>
        <w:t>mm</w:t>
      </w:r>
      <w:r w:rsidRPr="001C226D">
        <w:rPr>
          <w:rFonts w:ascii="Cambria" w:hAnsi="Cambria" w:cs="Times New Roman"/>
          <w:lang w:val="en-US"/>
        </w:rPr>
        <w:t>. With distances of d</w:t>
      </w:r>
      <w:r w:rsidRPr="001C226D">
        <w:rPr>
          <w:rFonts w:ascii="Cambria" w:hAnsi="Cambria" w:cs="Times New Roman"/>
          <w:vertAlign w:val="subscript"/>
          <w:lang w:val="en-US"/>
        </w:rPr>
        <w:t>1</w:t>
      </w:r>
      <w:r w:rsidRPr="001C226D">
        <w:rPr>
          <w:rFonts w:ascii="Cambria" w:hAnsi="Cambria" w:cs="Times New Roman"/>
          <w:lang w:val="en-US"/>
        </w:rPr>
        <w:t xml:space="preserve"> = 0.382 m and d</w:t>
      </w:r>
      <w:r w:rsidRPr="001C226D">
        <w:rPr>
          <w:rFonts w:ascii="Cambria" w:hAnsi="Cambria" w:cs="Times New Roman"/>
          <w:vertAlign w:val="subscript"/>
          <w:lang w:val="en-US"/>
        </w:rPr>
        <w:t>2</w:t>
      </w:r>
      <w:r w:rsidRPr="001C226D">
        <w:rPr>
          <w:rFonts w:ascii="Cambria" w:hAnsi="Cambria" w:cs="Times New Roman"/>
          <w:lang w:val="en-US"/>
        </w:rPr>
        <w:t xml:space="preserve"> = 5.420 m , the magnification becomes M =16.2, the numerical aperture </w:t>
      </w:r>
      <m:oMath>
        <m:r>
          <w:rPr>
            <w:rFonts w:ascii="Cambria Math" w:hAnsi="Cambria Math"/>
            <w:lang w:val="en-US"/>
          </w:rPr>
          <m:t xml:space="preserve">NA (rms)≈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δ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μ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f</m:t>
                </m:r>
              </m:den>
            </m:f>
          </m:e>
        </m:rad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lang w:val="en-US"/>
              </w:rPr>
              <m:t>M+1</m:t>
            </m:r>
          </m:den>
        </m:f>
      </m:oMath>
      <w:r w:rsidRPr="001C226D">
        <w:rPr>
          <w:rFonts w:ascii="Cambria" w:hAnsi="Cambria" w:cs="Times New Roman"/>
          <w:lang w:val="en-US"/>
        </w:rPr>
        <w:t xml:space="preserve"> </w:t>
      </w:r>
      <w:r w:rsidR="001E42A2">
        <w:rPr>
          <w:rFonts w:ascii="Cambria" w:hAnsi="Cambria" w:cs="Times New Roman"/>
          <w:lang w:val="en-US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1.18E-6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46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72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20</m:t>
                </m:r>
              </m:den>
            </m:f>
          </m:e>
        </m:rad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16</m:t>
            </m:r>
          </m:num>
          <m:den>
            <m:r>
              <w:rPr>
                <w:rFonts w:ascii="Cambria Math" w:hAnsi="Cambria Math"/>
                <w:lang w:val="en-US"/>
              </w:rPr>
              <m:t>17</m:t>
            </m:r>
          </m:den>
        </m:f>
        <m:r>
          <w:rPr>
            <w:rFonts w:ascii="Cambria Math" w:hAnsi="Cambria Math"/>
            <w:lang w:val="en-US"/>
          </w:rPr>
          <m:t>=</m:t>
        </m:r>
      </m:oMath>
      <w:r w:rsidR="001E42A2" w:rsidRPr="001C226D">
        <w:rPr>
          <w:rFonts w:ascii="Cambria" w:hAnsi="Cambria" w:cs="Times New Roman"/>
          <w:lang w:val="en-US"/>
        </w:rPr>
        <w:t xml:space="preserve"> </w:t>
      </w:r>
      <w:r w:rsidRPr="001C226D">
        <w:rPr>
          <w:rFonts w:ascii="Cambria" w:hAnsi="Cambria" w:cs="Times New Roman"/>
          <w:lang w:val="en-US"/>
        </w:rPr>
        <w:t>0.2</w:t>
      </w:r>
      <w:r w:rsidR="001E42A2">
        <w:rPr>
          <w:rFonts w:ascii="Cambria" w:hAnsi="Cambria" w:cs="Times New Roman"/>
          <w:lang w:val="en-US"/>
        </w:rPr>
        <w:t>86</w:t>
      </w:r>
      <w:r w:rsidRPr="001C226D">
        <w:rPr>
          <w:rFonts w:ascii="Cambria" w:hAnsi="Cambria" w:cs="Times New Roman"/>
          <w:vertAlign w:val="superscript"/>
          <w:lang w:val="en-US"/>
        </w:rPr>
        <w:t xml:space="preserve">  </w:t>
      </w:r>
      <w:r w:rsidR="001E42A2">
        <w:rPr>
          <w:rFonts w:ascii="Cambria" w:hAnsi="Cambria" w:cs="Times New Roman"/>
          <w:lang w:val="en-US"/>
        </w:rPr>
        <w:t xml:space="preserve">mrad; NA (FWHM)= 0.672 mrad, </w:t>
      </w:r>
      <w:r w:rsidR="00633D3B">
        <w:rPr>
          <w:rFonts w:ascii="Cambria" w:hAnsi="Cambria" w:cs="Times New Roman"/>
          <w:lang w:val="en-US"/>
        </w:rPr>
        <w:t xml:space="preserve">and </w:t>
      </w:r>
      <w:r w:rsidRPr="001C226D">
        <w:rPr>
          <w:rFonts w:ascii="Cambria" w:hAnsi="Cambria" w:cs="Times New Roman"/>
          <w:lang w:val="en-US"/>
        </w:rPr>
        <w:t>the radius-of-interest roi = 327 µm</w:t>
      </w:r>
      <w:r w:rsidR="00633D3B">
        <w:rPr>
          <w:rFonts w:ascii="Cambria" w:hAnsi="Cambria" w:cs="Times New Roman"/>
          <w:lang w:val="en-US"/>
        </w:rPr>
        <w:t>. The direct</w:t>
      </w:r>
      <w:r w:rsidR="00F311F4">
        <w:rPr>
          <w:rFonts w:ascii="Cambria" w:hAnsi="Cambria" w:cs="Times New Roman"/>
          <w:lang w:val="en-US"/>
        </w:rPr>
        <w:t xml:space="preserve"> space resolution, as defi</w:t>
      </w:r>
      <w:r w:rsidR="00633D3B">
        <w:rPr>
          <w:rFonts w:ascii="Cambria" w:hAnsi="Cambria" w:cs="Times New Roman"/>
          <w:lang w:val="en-US"/>
        </w:rPr>
        <w:t>n</w:t>
      </w:r>
      <w:r w:rsidR="00F311F4">
        <w:rPr>
          <w:rFonts w:ascii="Cambria" w:hAnsi="Cambria" w:cs="Times New Roman"/>
          <w:lang w:val="en-US"/>
        </w:rPr>
        <w:t>e</w:t>
      </w:r>
      <w:r w:rsidR="00633D3B">
        <w:rPr>
          <w:rFonts w:ascii="Cambria" w:hAnsi="Cambria" w:cs="Times New Roman"/>
          <w:lang w:val="en-US"/>
        </w:rPr>
        <w:t>d by the diffra</w:t>
      </w:r>
      <w:r w:rsidR="00F311F4">
        <w:rPr>
          <w:rFonts w:ascii="Cambria" w:hAnsi="Cambria" w:cs="Times New Roman"/>
          <w:lang w:val="en-US"/>
        </w:rPr>
        <w:t>c</w:t>
      </w:r>
      <w:r w:rsidR="00633D3B">
        <w:rPr>
          <w:rFonts w:ascii="Cambria" w:hAnsi="Cambria" w:cs="Times New Roman"/>
          <w:lang w:val="en-US"/>
        </w:rPr>
        <w:t>tion limit is</w:t>
      </w:r>
      <w:r w:rsidR="00F311F4">
        <w:rPr>
          <w:rFonts w:ascii="Cambria" w:hAnsi="Cambria" w:cs="Times New Roman"/>
          <w:lang w:val="en-US"/>
        </w:rPr>
        <w:t xml:space="preserve"> </w:t>
      </w:r>
      <w:r w:rsidR="00F311F4" w:rsidRPr="00E46A1A">
        <w:rPr>
          <w:rFonts w:ascii="Symbol" w:hAnsi="Symbol" w:cs="Times New Roman"/>
          <w:lang w:val="en-US"/>
        </w:rPr>
        <w:t></w:t>
      </w:r>
      <w:r w:rsidR="00F311F4">
        <w:rPr>
          <w:rFonts w:ascii="Symbol" w:hAnsi="Symbol" w:cs="Times New Roman"/>
          <w:lang w:val="en-US"/>
        </w:rPr>
        <w:t></w:t>
      </w:r>
      <w:r w:rsidR="00F311F4">
        <w:rPr>
          <w:rFonts w:ascii="Symbol" w:hAnsi="Symbol" w:cs="Times New Roman"/>
          <w:lang w:val="en-US"/>
        </w:rPr>
        <w:t></w:t>
      </w:r>
      <w:r w:rsidR="00F311F4">
        <w:rPr>
          <w:rFonts w:ascii="Symbol" w:hAnsi="Symbol" w:cs="Times New Roman"/>
          <w:lang w:val="en-US"/>
        </w:rPr>
        <w:t></w:t>
      </w:r>
      <w:r w:rsidR="001E42A2">
        <w:rPr>
          <w:rFonts w:ascii="Symbol" w:hAnsi="Symbol" w:cs="Times New Roman"/>
          <w:lang w:val="en-US"/>
        </w:rPr>
        <w:t></w:t>
      </w:r>
      <w:r w:rsidR="001E42A2">
        <w:rPr>
          <w:rFonts w:ascii="Cambria" w:hAnsi="Cambria" w:cs="Times New Roman"/>
          <w:lang w:val="en-US"/>
        </w:rPr>
        <w:t>FWHM</w:t>
      </w:r>
      <w:r w:rsidR="006C5E59">
        <w:rPr>
          <w:rFonts w:ascii="Symbol" w:hAnsi="Symbol" w:cs="Times New Roman"/>
          <w:lang w:val="en-US"/>
        </w:rPr>
        <w:t></w:t>
      </w:r>
      <w:r w:rsidR="00F311F4">
        <w:rPr>
          <w:rFonts w:ascii="Symbol" w:hAnsi="Symbol" w:cs="Times New Roman"/>
          <w:lang w:val="en-US"/>
        </w:rPr>
        <w:t></w:t>
      </w:r>
      <w:r w:rsidR="00F311F4">
        <w:rPr>
          <w:rFonts w:ascii="Symbol" w:hAnsi="Symbol" w:cs="Times New Roman"/>
          <w:lang w:val="en-US"/>
        </w:rPr>
        <w:t></w:t>
      </w:r>
      <w:r w:rsidR="00F311F4">
        <w:rPr>
          <w:rFonts w:ascii="Symbol" w:hAnsi="Symbol" w:cs="Times New Roman"/>
          <w:lang w:val="en-US"/>
        </w:rPr>
        <w:t></w:t>
      </w:r>
      <w:r w:rsidR="006C5E59">
        <w:rPr>
          <w:rFonts w:ascii="Symbol" w:hAnsi="Symbol" w:cs="Times New Roman"/>
          <w:lang w:val="en-US"/>
        </w:rPr>
        <w:t></w:t>
      </w:r>
      <w:r w:rsidR="006C5E59">
        <w:rPr>
          <w:rFonts w:ascii="Symbol" w:hAnsi="Symbol" w:cs="Times New Roman"/>
          <w:lang w:val="en-US"/>
        </w:rPr>
        <w:t></w:t>
      </w:r>
      <w:r w:rsidR="006C5E59">
        <w:rPr>
          <w:rFonts w:ascii="Symbol" w:hAnsi="Symbol" w:cs="Times New Roman"/>
          <w:lang w:val="en-US"/>
        </w:rPr>
        <w:t></w:t>
      </w:r>
      <w:r w:rsidR="006C5E59">
        <w:rPr>
          <w:rFonts w:ascii="Symbol" w:hAnsi="Symbol" w:cs="Times New Roman"/>
          <w:lang w:val="en-US"/>
        </w:rPr>
        <w:t></w:t>
      </w:r>
      <w:r w:rsidR="006C5E59">
        <w:rPr>
          <w:rFonts w:ascii="Cambria" w:hAnsi="Cambria" w:cs="Times New Roman"/>
          <w:lang w:val="en-US"/>
        </w:rPr>
        <w:t>nm</w:t>
      </w:r>
      <w:r w:rsidR="001E42A2">
        <w:rPr>
          <w:rFonts w:ascii="Cambria" w:hAnsi="Cambria" w:cs="Times New Roman"/>
          <w:lang w:val="en-US"/>
        </w:rPr>
        <w:t>.</w:t>
      </w:r>
      <w:r w:rsidR="00AE630C">
        <w:rPr>
          <w:rFonts w:ascii="Cambria" w:hAnsi="Cambria" w:cs="Times New Roman"/>
          <w:lang w:val="en-US"/>
        </w:rPr>
        <w:t xml:space="preserve"> </w:t>
      </w:r>
      <w:r w:rsidR="00D35AD2" w:rsidRPr="001C226D">
        <w:rPr>
          <w:rFonts w:ascii="Cambria" w:hAnsi="Cambria" w:cs="Times New Roman"/>
          <w:lang w:val="en-US"/>
        </w:rPr>
        <w:t>The far-field detector comprise</w:t>
      </w:r>
      <w:r w:rsidR="00D35AD2">
        <w:rPr>
          <w:rFonts w:ascii="Cambria" w:hAnsi="Cambria" w:cs="Times New Roman"/>
          <w:lang w:val="en-US"/>
        </w:rPr>
        <w:t>s</w:t>
      </w:r>
      <w:r w:rsidR="00D35AD2" w:rsidRPr="001C226D">
        <w:rPr>
          <w:rFonts w:ascii="Cambria" w:hAnsi="Cambria" w:cs="Times New Roman"/>
          <w:lang w:val="en-US"/>
        </w:rPr>
        <w:t xml:space="preserve"> a scintillator coupled by microscope optics to a FRELON 2k x 2k CCD with a physical pixelsize of 15 µm. The objective and eyepiece in the camera implied an inherent magnification by 10, which in combination with the magnification in the x-ray objective resulted in an effective pixelsize of 93 nm. The detector was binned 2x2. </w:t>
      </w:r>
      <w:r w:rsidR="00D35AD2">
        <w:rPr>
          <w:rFonts w:ascii="Cambria" w:hAnsi="Cambria" w:cs="Times New Roman"/>
          <w:lang w:val="en-US"/>
        </w:rPr>
        <w:t xml:space="preserve">From these it seems that </w:t>
      </w:r>
      <w:r w:rsidR="00D35AD2" w:rsidRPr="003B7942">
        <w:rPr>
          <w:rFonts w:ascii="Cambria" w:hAnsi="Cambria" w:cs="Times New Roman"/>
          <w:color w:val="FF0000"/>
          <w:lang w:val="en-US"/>
        </w:rPr>
        <w:t xml:space="preserve">a box-shaped </w:t>
      </w:r>
      <w:r w:rsidR="003B7942" w:rsidRPr="003B7942">
        <w:rPr>
          <w:rFonts w:ascii="Cambria" w:hAnsi="Cambria" w:cs="Times New Roman"/>
          <w:color w:val="FF0000"/>
          <w:lang w:val="en-US"/>
        </w:rPr>
        <w:t>spat</w:t>
      </w:r>
      <w:r w:rsidR="00CA5513" w:rsidRPr="003B7942">
        <w:rPr>
          <w:rFonts w:ascii="Cambria" w:hAnsi="Cambria" w:cs="Times New Roman"/>
          <w:color w:val="FF0000"/>
          <w:lang w:val="en-US"/>
        </w:rPr>
        <w:t>i</w:t>
      </w:r>
      <w:r w:rsidR="003B7942" w:rsidRPr="003B7942">
        <w:rPr>
          <w:rFonts w:ascii="Cambria" w:hAnsi="Cambria" w:cs="Times New Roman"/>
          <w:color w:val="FF0000"/>
          <w:lang w:val="en-US"/>
        </w:rPr>
        <w:t>a</w:t>
      </w:r>
      <w:r w:rsidR="00CA5513" w:rsidRPr="003B7942">
        <w:rPr>
          <w:rFonts w:ascii="Cambria" w:hAnsi="Cambria" w:cs="Times New Roman"/>
          <w:color w:val="FF0000"/>
          <w:lang w:val="en-US"/>
        </w:rPr>
        <w:t xml:space="preserve">l resolution </w:t>
      </w:r>
      <w:r w:rsidR="00D35AD2" w:rsidRPr="003B7942">
        <w:rPr>
          <w:rFonts w:ascii="Cambria" w:hAnsi="Cambria" w:cs="Times New Roman"/>
          <w:color w:val="FF0000"/>
          <w:lang w:val="en-US"/>
        </w:rPr>
        <w:t xml:space="preserve">function </w:t>
      </w:r>
      <w:r w:rsidR="003B7942">
        <w:rPr>
          <w:rFonts w:ascii="Cambria" w:hAnsi="Cambria" w:cs="Times New Roman"/>
          <w:color w:val="FF0000"/>
          <w:lang w:val="en-US"/>
        </w:rPr>
        <w:t>R</w:t>
      </w:r>
      <w:r w:rsidR="003B7942">
        <w:rPr>
          <w:rFonts w:ascii="Cambria" w:hAnsi="Cambria" w:cs="Times New Roman"/>
          <w:color w:val="FF0000"/>
          <w:vertAlign w:val="subscript"/>
          <w:lang w:val="en-US"/>
        </w:rPr>
        <w:t>dir</w:t>
      </w:r>
      <w:r w:rsidR="003B7942">
        <w:rPr>
          <w:rFonts w:ascii="Cambria" w:hAnsi="Cambria" w:cs="Times New Roman"/>
          <w:color w:val="FF0000"/>
          <w:lang w:val="en-US"/>
        </w:rPr>
        <w:t xml:space="preserve"> = </w:t>
      </w:r>
      <w:r w:rsidR="00D35AD2" w:rsidRPr="003B7942">
        <w:rPr>
          <w:rFonts w:ascii="Cambria" w:hAnsi="Cambria" w:cs="Times New Roman"/>
          <w:color w:val="FF0000"/>
          <w:lang w:val="en-US"/>
        </w:rPr>
        <w:t xml:space="preserve">186 nm </w:t>
      </w:r>
      <w:r w:rsidR="00B90FD8">
        <w:rPr>
          <w:rFonts w:ascii="Cambria" w:hAnsi="Cambria" w:cs="Times New Roman"/>
          <w:lang w:val="en-US"/>
        </w:rPr>
        <w:t xml:space="preserve">may be used as a simple approximation </w:t>
      </w:r>
      <w:r w:rsidR="00E6767C">
        <w:rPr>
          <w:rFonts w:ascii="Cambria" w:hAnsi="Cambria" w:cs="Times New Roman"/>
          <w:lang w:val="en-US"/>
        </w:rPr>
        <w:t xml:space="preserve"> for the spatial resolution. </w:t>
      </w:r>
    </w:p>
    <w:p w14:paraId="3A699E8F" w14:textId="4B7A0F67" w:rsidR="00D35AD2" w:rsidRDefault="00D35AD2" w:rsidP="001C226D">
      <w:pPr>
        <w:jc w:val="both"/>
        <w:rPr>
          <w:rFonts w:ascii="Cambria" w:hAnsi="Cambria" w:cs="Times New Roman"/>
          <w:lang w:val="en-US"/>
        </w:rPr>
      </w:pPr>
    </w:p>
    <w:p w14:paraId="2776ED7C" w14:textId="78B99709" w:rsidR="001C226D" w:rsidRDefault="00D35AD2" w:rsidP="001C226D">
      <w:p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>T</w:t>
      </w:r>
      <w:r w:rsidR="001C226D" w:rsidRPr="001C226D">
        <w:rPr>
          <w:rFonts w:ascii="Cambria" w:hAnsi="Cambria" w:cs="Times New Roman"/>
          <w:lang w:val="en-US"/>
        </w:rPr>
        <w:t xml:space="preserve">he </w:t>
      </w:r>
      <w:r w:rsidR="003B7942">
        <w:rPr>
          <w:rFonts w:ascii="Cambria" w:hAnsi="Cambria" w:cs="Times New Roman"/>
          <w:lang w:val="en-US"/>
        </w:rPr>
        <w:t xml:space="preserve">NA defines the resolution in the two other </w:t>
      </w:r>
      <w:r w:rsidR="001C226D" w:rsidRPr="001C226D">
        <w:rPr>
          <w:rFonts w:ascii="Cambria" w:hAnsi="Cambria" w:cs="Times New Roman"/>
          <w:lang w:val="en-US"/>
        </w:rPr>
        <w:t>dimensions of</w:t>
      </w:r>
      <w:r w:rsidR="003B7942">
        <w:rPr>
          <w:rFonts w:ascii="Cambria" w:hAnsi="Cambria" w:cs="Times New Roman"/>
          <w:lang w:val="en-US"/>
        </w:rPr>
        <w:t xml:space="preserve"> reciprocal space</w:t>
      </w:r>
      <w:r w:rsidR="001C226D" w:rsidRPr="001C226D">
        <w:rPr>
          <w:rFonts w:ascii="Cambria" w:hAnsi="Cambria" w:cs="Times New Roman"/>
          <w:lang w:val="en-US"/>
        </w:rPr>
        <w:t xml:space="preserve">: </w:t>
      </w:r>
      <w:r w:rsidR="001C226D" w:rsidRPr="001C226D">
        <w:rPr>
          <w:rFonts w:cs="Times New Roman"/>
          <w:lang w:val="en-US"/>
        </w:rPr>
        <w:t>Δq</w:t>
      </w:r>
      <w:r w:rsidR="001C226D" w:rsidRPr="001C226D">
        <w:rPr>
          <w:rFonts w:cs="Times New Roman"/>
          <w:vertAlign w:val="subscript"/>
          <w:lang w:val="en-US"/>
        </w:rPr>
        <w:t>rad</w:t>
      </w:r>
      <w:r w:rsidR="001E42A2">
        <w:rPr>
          <w:rFonts w:cs="Times New Roman"/>
          <w:lang w:val="en-US"/>
        </w:rPr>
        <w:t xml:space="preserve"> </w:t>
      </w:r>
      <w:r w:rsidR="00D82E54">
        <w:rPr>
          <w:rFonts w:cs="Times New Roman"/>
          <w:lang w:val="en-US"/>
        </w:rPr>
        <w:t xml:space="preserve"> =</w:t>
      </w:r>
      <m:oMath>
        <m:d>
          <m:dPr>
            <m:begChr m:val="|"/>
            <m:endChr m:val="|"/>
            <m:ctrlPr>
              <w:ins w:id="1" w:author="Henning Friis Poulsen" w:date="2015-02-14T17:02:00Z">
                <w:rPr>
                  <w:rFonts w:ascii="Cambria Math" w:hAnsi="Cambria Math" w:cs="Times New Roman"/>
                  <w:i/>
                  <w:lang w:val="en-US"/>
                </w:rPr>
              </w:ins>
            </m:ctrlPr>
          </m:dPr>
          <m:e>
            <m:bar>
              <m:bar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barPr>
              <m:e>
                <m:r>
                  <w:rPr>
                    <w:rFonts w:ascii="Cambria Math" w:hAnsi="Cambria Math" w:cs="Times New Roman"/>
                    <w:lang w:val="en-US"/>
                  </w:rPr>
                  <m:t>G</m:t>
                </m:r>
              </m:e>
            </m:bar>
          </m:e>
        </m:d>
        <m:f>
          <m:fPr>
            <m:ctrlPr>
              <w:ins w:id="2" w:author="Henning Friis Poulsen" w:date="2015-02-14T17:02:00Z">
                <w:rPr>
                  <w:rFonts w:ascii="Cambria Math" w:hAnsi="Cambria Math" w:cs="Times New Roman"/>
                  <w:lang w:val="en-US"/>
                </w:rPr>
              </w:ins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NA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2tan(θ)</m:t>
            </m:r>
          </m:den>
        </m:f>
      </m:oMath>
      <w:r w:rsidR="001C226D" w:rsidRPr="001C226D">
        <w:rPr>
          <w:rFonts w:cs="Times New Roman"/>
          <w:lang w:val="en-US"/>
        </w:rPr>
        <w:t xml:space="preserve"> </w:t>
      </w:r>
      <w:r w:rsidR="00D82E54">
        <w:rPr>
          <w:rFonts w:cs="Times New Roman"/>
          <w:lang w:val="en-US"/>
        </w:rPr>
        <w:t xml:space="preserve">= </w:t>
      </w:r>
      <w:r w:rsidR="00D82E54" w:rsidRPr="001C226D">
        <w:rPr>
          <w:rFonts w:ascii="Cambria" w:hAnsi="Cambria" w:cs="Times New Roman"/>
          <w:lang w:val="en-US"/>
        </w:rPr>
        <w:t>0.00</w:t>
      </w:r>
      <w:r w:rsidR="00D82E54">
        <w:rPr>
          <w:rFonts w:ascii="Cambria" w:hAnsi="Cambria" w:cs="Times New Roman"/>
          <w:lang w:val="en-US"/>
        </w:rPr>
        <w:t>58</w:t>
      </w:r>
      <w:r w:rsidR="00D82E54" w:rsidRPr="001C226D">
        <w:rPr>
          <w:rFonts w:ascii="Cambria" w:hAnsi="Cambria" w:cs="Times New Roman"/>
          <w:lang w:val="en-US"/>
        </w:rPr>
        <w:t xml:space="preserve"> Å</w:t>
      </w:r>
      <w:r w:rsidR="00D82E54" w:rsidRPr="001C226D">
        <w:rPr>
          <w:rFonts w:ascii="Cambria" w:hAnsi="Cambria" w:cs="Times New Roman"/>
          <w:vertAlign w:val="superscript"/>
          <w:lang w:val="en-US"/>
        </w:rPr>
        <w:t>-1</w:t>
      </w:r>
      <w:r w:rsidR="00D82E54">
        <w:rPr>
          <w:rFonts w:cs="Times New Roman"/>
          <w:lang w:val="en-US"/>
        </w:rPr>
        <w:t xml:space="preserve"> (FWHM) and </w:t>
      </w:r>
      <w:r w:rsidR="001E42A2">
        <w:rPr>
          <w:rFonts w:cs="Times New Roman"/>
          <w:lang w:val="en-US"/>
        </w:rPr>
        <w:t xml:space="preserve"> </w:t>
      </w:r>
      <w:r w:rsidR="001C226D" w:rsidRPr="001C226D">
        <w:rPr>
          <w:rFonts w:cs="Times New Roman"/>
          <w:lang w:val="en-US"/>
        </w:rPr>
        <w:t>Δq</w:t>
      </w:r>
      <w:r w:rsidR="001C226D" w:rsidRPr="001C226D">
        <w:rPr>
          <w:rFonts w:cs="Times New Roman"/>
          <w:vertAlign w:val="subscript"/>
          <w:lang w:val="en-US"/>
        </w:rPr>
        <w:t>azim,</w:t>
      </w:r>
      <w:r w:rsidR="001C226D" w:rsidRPr="001C226D">
        <w:rPr>
          <w:rFonts w:ascii="Cambria" w:hAnsi="Cambria" w:cs="Times New Roman"/>
          <w:lang w:val="en-US"/>
        </w:rPr>
        <w:t>=</w:t>
      </w:r>
      <w:r w:rsidR="00D82E54">
        <w:rPr>
          <w:rFonts w:ascii="Cambria" w:hAnsi="Cambria" w:cs="Times New Roman"/>
          <w:lang w:val="en-US"/>
        </w:rPr>
        <w:t xml:space="preserve"> </w:t>
      </w:r>
      <m:oMath>
        <m:f>
          <m:fPr>
            <m:ctrlPr>
              <w:ins w:id="3" w:author="Henning Friis Poulsen" w:date="2015-02-14T17:02:00Z">
                <w:rPr>
                  <w:rFonts w:ascii="Cambria Math" w:hAnsi="Cambria Math" w:cs="Times New Roman"/>
                  <w:i/>
                  <w:lang w:val="en-US"/>
                </w:rPr>
              </w:ins>
            </m:ctrlPr>
          </m:fPr>
          <m:num>
            <m:d>
              <m:dPr>
                <m:begChr m:val="|"/>
                <m:endChr m:val="|"/>
                <m:ctrlPr>
                  <w:ins w:id="4" w:author="Henning Friis Poulsen" w:date="2015-02-14T17:02:00Z">
                    <w:rPr>
                      <w:rFonts w:ascii="Cambria Math" w:hAnsi="Cambria Math" w:cs="Times New Roman"/>
                      <w:i/>
                      <w:lang w:val="en-US"/>
                    </w:rPr>
                  </w:ins>
                </m:ctrlPr>
              </m:dPr>
              <m:e>
                <m:bar>
                  <m:bar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G</m:t>
                    </m:r>
                  </m:e>
                </m:bar>
              </m:e>
            </m:d>
            <m:r>
              <w:rPr>
                <w:rFonts w:ascii="Cambria Math" w:hAnsi="Cambria Math" w:cs="Times New Roman"/>
                <w:lang w:val="en-US"/>
              </w:rPr>
              <m:t>NA</m:t>
            </m:r>
          </m:num>
          <m:den>
            <m:r>
              <w:rPr>
                <w:rFonts w:ascii="Cambria Math" w:hAnsi="Cambria Math" w:cs="Times New Roman"/>
                <w:lang w:val="en-US"/>
              </w:rPr>
              <m:t>sin</m:t>
            </m:r>
            <m:d>
              <m:dPr>
                <m:ctrlPr>
                  <w:ins w:id="5" w:author="Henning Friis Poulsen" w:date="2015-02-14T17:02:00Z">
                    <w:rPr>
                      <w:rFonts w:ascii="Cambria Math" w:hAnsi="Cambria Math" w:cs="Times New Roman"/>
                      <w:i/>
                      <w:lang w:val="en-US"/>
                    </w:rPr>
                  </w:ins>
                </m:ctrlPr>
              </m:dPr>
              <m:e>
                <m:r>
                  <w:rPr>
                    <w:rFonts w:ascii="Cambria Math" w:hAnsi="Cambria Math" w:cs="Times New Roman"/>
                    <w:lang w:val="en-US"/>
                  </w:rPr>
                  <m:t>2θ</m:t>
                </m:r>
              </m:e>
            </m:d>
          </m:den>
        </m:f>
      </m:oMath>
      <w:r w:rsidR="001C226D" w:rsidRPr="001C226D">
        <w:rPr>
          <w:rFonts w:ascii="Cambria" w:hAnsi="Cambria" w:cs="Times New Roman"/>
          <w:lang w:val="en-US"/>
        </w:rPr>
        <w:t xml:space="preserve"> </w:t>
      </w:r>
      <w:r w:rsidR="00D82E54">
        <w:rPr>
          <w:rFonts w:ascii="Cambria" w:hAnsi="Cambria" w:cs="Times New Roman"/>
          <w:lang w:val="en-US"/>
        </w:rPr>
        <w:t>= 0.0060</w:t>
      </w:r>
      <w:r w:rsidR="001C226D" w:rsidRPr="001C226D">
        <w:rPr>
          <w:rFonts w:ascii="Cambria" w:hAnsi="Cambria" w:cs="Times New Roman"/>
          <w:lang w:val="en-US"/>
        </w:rPr>
        <w:t xml:space="preserve"> Å</w:t>
      </w:r>
      <w:r w:rsidR="001C226D" w:rsidRPr="001C226D">
        <w:rPr>
          <w:rFonts w:ascii="Cambria" w:hAnsi="Cambria" w:cs="Times New Roman"/>
          <w:vertAlign w:val="superscript"/>
          <w:lang w:val="en-US"/>
        </w:rPr>
        <w:t>-1</w:t>
      </w:r>
      <w:r w:rsidR="00D82E54">
        <w:rPr>
          <w:rFonts w:ascii="Cambria" w:hAnsi="Cambria" w:cs="Times New Roman"/>
          <w:lang w:val="en-US"/>
        </w:rPr>
        <w:t xml:space="preserve"> (FWHM).</w:t>
      </w:r>
      <w:r w:rsidR="001C226D" w:rsidRPr="001C226D">
        <w:rPr>
          <w:rFonts w:ascii="Cambria" w:hAnsi="Cambria" w:cs="Times New Roman"/>
          <w:lang w:val="en-US"/>
        </w:rPr>
        <w:t xml:space="preserve"> </w:t>
      </w:r>
    </w:p>
    <w:p w14:paraId="10A4165E" w14:textId="77777777" w:rsidR="00966DD7" w:rsidRDefault="00966DD7" w:rsidP="001C226D">
      <w:pPr>
        <w:jc w:val="both"/>
        <w:rPr>
          <w:rFonts w:ascii="Cambria" w:hAnsi="Cambria" w:cs="Times New Roman"/>
          <w:lang w:val="en-US"/>
        </w:rPr>
      </w:pPr>
    </w:p>
    <w:p w14:paraId="01FACAA0" w14:textId="2377A8F0" w:rsidR="00966DD7" w:rsidRDefault="00966DD7" w:rsidP="001C226D">
      <w:p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 xml:space="preserve">The rocking scan performed was in steps of 0.003 deg = 0.052 mrad. </w:t>
      </w:r>
    </w:p>
    <w:p w14:paraId="0F336DE5" w14:textId="77777777" w:rsidR="00E84769" w:rsidRDefault="00E84769" w:rsidP="00D63A5F">
      <w:pPr>
        <w:rPr>
          <w:rFonts w:ascii="Cambria" w:hAnsi="Cambria"/>
          <w:b/>
          <w:lang w:val="en-US"/>
        </w:rPr>
      </w:pPr>
    </w:p>
    <w:p w14:paraId="5329595F" w14:textId="7229D02A" w:rsidR="000E0A35" w:rsidRPr="00B0085C" w:rsidRDefault="00B0085C" w:rsidP="00D63A5F">
      <w:pPr>
        <w:rPr>
          <w:rFonts w:ascii="Cambria" w:hAnsi="Cambria"/>
          <w:b/>
          <w:lang w:val="en-US"/>
        </w:rPr>
      </w:pPr>
      <w:r w:rsidRPr="00B0085C">
        <w:rPr>
          <w:rFonts w:ascii="Cambria" w:hAnsi="Cambria"/>
          <w:b/>
          <w:lang w:val="en-US"/>
        </w:rPr>
        <w:t xml:space="preserve">2. Formalism based on incoherent </w:t>
      </w:r>
      <w:r w:rsidR="005411B4">
        <w:rPr>
          <w:rFonts w:ascii="Cambria" w:hAnsi="Cambria"/>
          <w:b/>
          <w:lang w:val="en-US"/>
        </w:rPr>
        <w:t xml:space="preserve">and kinematical </w:t>
      </w:r>
      <w:r w:rsidRPr="00B0085C">
        <w:rPr>
          <w:rFonts w:ascii="Cambria" w:hAnsi="Cambria"/>
          <w:b/>
          <w:lang w:val="en-US"/>
        </w:rPr>
        <w:t>scattering</w:t>
      </w:r>
      <w:r w:rsidR="00A1778A">
        <w:rPr>
          <w:rFonts w:ascii="Cambria" w:hAnsi="Cambria"/>
          <w:b/>
          <w:lang w:val="en-US"/>
        </w:rPr>
        <w:t xml:space="preserve"> </w:t>
      </w:r>
    </w:p>
    <w:p w14:paraId="507C40BB" w14:textId="77777777" w:rsidR="00830BF2" w:rsidRDefault="00830BF2" w:rsidP="00D63A5F">
      <w:pPr>
        <w:rPr>
          <w:rFonts w:ascii="Cambria" w:hAnsi="Cambria"/>
          <w:lang w:val="en-US"/>
        </w:rPr>
      </w:pPr>
    </w:p>
    <w:p w14:paraId="74567B62" w14:textId="78578CE4" w:rsidR="000E0A35" w:rsidRDefault="005A4EBC" w:rsidP="00D63A5F">
      <w:pPr>
        <w:rPr>
          <w:lang w:val="en-US"/>
        </w:rPr>
      </w:pPr>
      <w:r>
        <w:rPr>
          <w:u w:val="single"/>
          <w:lang w:val="en-US"/>
        </w:rPr>
        <w:t>Formalism</w:t>
      </w:r>
    </w:p>
    <w:p w14:paraId="61BF353A" w14:textId="12C87C2C" w:rsidR="00BB4B39" w:rsidRPr="00BB4B39" w:rsidRDefault="002A0F6B" w:rsidP="00D63A5F">
      <w:pPr>
        <w:rPr>
          <w:rFonts w:ascii="Cambria" w:hAnsi="Cambria"/>
          <w:lang w:val="en-US"/>
        </w:rPr>
      </w:pPr>
      <w:r>
        <w:rPr>
          <w:lang w:val="en-US"/>
        </w:rPr>
        <w:t xml:space="preserve">As mentioned above we shall start by assuming the dislocation is parallel to the G-vector and along the z-axis. </w:t>
      </w:r>
      <w:r w:rsidR="00BB4B39">
        <w:rPr>
          <w:lang w:val="en-US"/>
        </w:rPr>
        <w:t xml:space="preserve">If we consider the lattice locally in the vicinity </w:t>
      </w:r>
      <w:r w:rsidR="00BB4B39">
        <w:rPr>
          <w:rFonts w:ascii="Symbol" w:hAnsi="Symbol"/>
          <w:lang w:val="en-US"/>
        </w:rPr>
        <w:t></w:t>
      </w:r>
      <w:r w:rsidR="00BB4B39">
        <w:rPr>
          <w:rFonts w:ascii="Symbol" w:hAnsi="Symbol"/>
          <w:lang w:val="en-US"/>
        </w:rPr>
        <w:t></w:t>
      </w:r>
      <w:r w:rsidR="00BB4B39">
        <w:rPr>
          <w:lang w:val="en-US"/>
        </w:rPr>
        <w:t>of point (x</w:t>
      </w:r>
      <w:r w:rsidR="00BB4B39">
        <w:rPr>
          <w:vertAlign w:val="subscript"/>
          <w:lang w:val="en-US"/>
        </w:rPr>
        <w:t>0</w:t>
      </w:r>
      <w:r w:rsidR="00BB4B39">
        <w:rPr>
          <w:lang w:val="en-US"/>
        </w:rPr>
        <w:t>, y</w:t>
      </w:r>
      <w:r w:rsidR="00BB4B39">
        <w:rPr>
          <w:vertAlign w:val="subscript"/>
          <w:lang w:val="en-US"/>
        </w:rPr>
        <w:t>0</w:t>
      </w:r>
      <w:r w:rsidR="00BB4B39">
        <w:rPr>
          <w:lang w:val="en-US"/>
        </w:rPr>
        <w:t xml:space="preserve">) as </w:t>
      </w:r>
      <w:r w:rsidR="00043373">
        <w:rPr>
          <w:b/>
          <w:lang w:val="en-US"/>
        </w:rPr>
        <w:t>homogeneous</w:t>
      </w:r>
      <w:r w:rsidR="00BB4B39">
        <w:rPr>
          <w:lang w:val="en-US"/>
        </w:rPr>
        <w:t xml:space="preserve"> then we can calculate the reciprocal lattice corresponding to </w:t>
      </w:r>
      <w:r w:rsidR="00831151">
        <w:rPr>
          <w:rFonts w:ascii="Symbol" w:hAnsi="Symbol"/>
          <w:lang w:val="en-US"/>
        </w:rPr>
        <w:t></w:t>
      </w:r>
      <w:r w:rsidR="00831151">
        <w:rPr>
          <w:rFonts w:ascii="Symbol" w:hAnsi="Symbol"/>
          <w:lang w:val="en-US"/>
        </w:rPr>
        <w:t></w:t>
      </w:r>
      <w:r w:rsidR="00831151">
        <w:rPr>
          <w:rFonts w:ascii="Symbol" w:hAnsi="Symbol"/>
          <w:lang w:val="en-US"/>
        </w:rPr>
        <w:t></w:t>
      </w:r>
      <w:r w:rsidR="00831151">
        <w:rPr>
          <w:rFonts w:ascii="Cambria" w:hAnsi="Cambria"/>
          <w:lang w:val="en-US"/>
        </w:rPr>
        <w:t>For simplicity let us look along a line of constant x. I</w:t>
      </w:r>
      <w:r w:rsidR="00BA50C8">
        <w:rPr>
          <w:rFonts w:ascii="Cambria" w:hAnsi="Cambria"/>
          <w:lang w:val="en-US"/>
        </w:rPr>
        <w:t>n direct space</w:t>
      </w:r>
      <w:r w:rsidR="00831151">
        <w:rPr>
          <w:rFonts w:ascii="Cambria" w:hAnsi="Cambria"/>
          <w:lang w:val="en-US"/>
        </w:rPr>
        <w:t>:</w:t>
      </w:r>
    </w:p>
    <w:p w14:paraId="7F69E7C7" w14:textId="77777777" w:rsidR="00BB4B39" w:rsidRDefault="00BB4B39" w:rsidP="00D63A5F">
      <w:pPr>
        <w:rPr>
          <w:lang w:val="en-US"/>
        </w:rPr>
      </w:pPr>
    </w:p>
    <w:p w14:paraId="1CEDCB36" w14:textId="589A8615" w:rsidR="00BB4B39" w:rsidRDefault="00831151" w:rsidP="00D63A5F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6E997C" wp14:editId="3B16B303">
                <wp:simplePos x="0" y="0"/>
                <wp:positionH relativeFrom="column">
                  <wp:posOffset>3771900</wp:posOffset>
                </wp:positionH>
                <wp:positionV relativeFrom="paragraph">
                  <wp:posOffset>152400</wp:posOffset>
                </wp:positionV>
                <wp:extent cx="228600" cy="228600"/>
                <wp:effectExtent l="0" t="0" r="0" b="0"/>
                <wp:wrapSquare wrapText="bothSides"/>
                <wp:docPr id="24" name="Tekstfel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792F5" w14:textId="40F4F46B" w:rsidR="00D84718" w:rsidRDefault="00D8471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6E997C" id="_x0000_t202" coordsize="21600,21600" o:spt="202" path="m0,0l0,21600,21600,21600,21600,0xe">
                <v:stroke joinstyle="miter"/>
                <v:path gradientshapeok="t" o:connecttype="rect"/>
              </v:shapetype>
              <v:shape id="Tekstfelt_x0020_24" o:spid="_x0000_s1026" type="#_x0000_t202" style="position:absolute;margin-left:297pt;margin-top:12pt;width:18pt;height:18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" filled="f" stroked="f">
                <v:textbox>
                  <w:txbxContent>
                    <w:p w14:paraId="3A3792F5" w14:textId="40F4F46B" w:rsidR="00D84718" w:rsidRDefault="00D84718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8F3E6A" wp14:editId="04BC8AD0">
                <wp:simplePos x="0" y="0"/>
                <wp:positionH relativeFrom="column">
                  <wp:posOffset>3771900</wp:posOffset>
                </wp:positionH>
                <wp:positionV relativeFrom="paragraph">
                  <wp:posOffset>152400</wp:posOffset>
                </wp:positionV>
                <wp:extent cx="0" cy="457200"/>
                <wp:effectExtent l="50800" t="25400" r="76200" b="76200"/>
                <wp:wrapNone/>
                <wp:docPr id="15" name="Lige forbindel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15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12pt" to="297pt,4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" strokecolor="black [3213]" strokeweight="1.5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D378DC" wp14:editId="5CCD69E9">
                <wp:simplePos x="0" y="0"/>
                <wp:positionH relativeFrom="column">
                  <wp:posOffset>3314700</wp:posOffset>
                </wp:positionH>
                <wp:positionV relativeFrom="paragraph">
                  <wp:posOffset>152400</wp:posOffset>
                </wp:positionV>
                <wp:extent cx="457200" cy="1028700"/>
                <wp:effectExtent l="50800" t="25400" r="76200" b="88900"/>
                <wp:wrapNone/>
                <wp:docPr id="5" name="Lige forbindel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0287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12pt" to="297pt,9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" strokecolor="black [3213]" strokeweight="1.5pt">
                <v:shadow on="t" opacity="24903f" mv:blur="40000f" origin=",.5" offset="0,20000emu"/>
              </v:line>
            </w:pict>
          </mc:Fallback>
        </mc:AlternateContent>
      </w:r>
      <w:r w:rsidR="00BB4B3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BEFD8" wp14:editId="512F853F">
                <wp:simplePos x="0" y="0"/>
                <wp:positionH relativeFrom="column">
                  <wp:posOffset>1714500</wp:posOffset>
                </wp:positionH>
                <wp:positionV relativeFrom="paragraph">
                  <wp:posOffset>38100</wp:posOffset>
                </wp:positionV>
                <wp:extent cx="0" cy="1600200"/>
                <wp:effectExtent l="127000" t="50800" r="101600" b="76200"/>
                <wp:wrapNone/>
                <wp:docPr id="2" name="Lige forbindel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0"/>
                        </a:xfrm>
                        <a:prstGeom prst="line">
                          <a:avLst/>
                        </a:prstGeom>
                        <a:ln w="28575" cmpd="sng">
                          <a:headEnd type="arrow"/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2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5pt,3pt" to="135pt,12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" strokecolor="#4f81bd [3204]" strokeweight="2.25pt">
                <v:stroke startarrow="open"/>
                <v:shadow on="t" opacity="24903f" mv:blur="40000f" origin=",.5" offset="0,20000emu"/>
              </v:line>
            </w:pict>
          </mc:Fallback>
        </mc:AlternateContent>
      </w:r>
    </w:p>
    <w:p w14:paraId="69998B4A" w14:textId="55C0982B" w:rsidR="00BB4B39" w:rsidRDefault="00BB4B39" w:rsidP="00D63A5F">
      <w:pPr>
        <w:rPr>
          <w:lang w:val="en-US"/>
        </w:rPr>
      </w:pPr>
    </w:p>
    <w:p w14:paraId="2E3A4B28" w14:textId="3540DACC" w:rsidR="00BB4B39" w:rsidRDefault="006C42B6" w:rsidP="00D63A5F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F97282" wp14:editId="7313D02B">
                <wp:simplePos x="0" y="0"/>
                <wp:positionH relativeFrom="column">
                  <wp:posOffset>1828800</wp:posOffset>
                </wp:positionH>
                <wp:positionV relativeFrom="paragraph">
                  <wp:posOffset>23495</wp:posOffset>
                </wp:positionV>
                <wp:extent cx="228600" cy="457200"/>
                <wp:effectExtent l="0" t="0" r="0" b="0"/>
                <wp:wrapSquare wrapText="bothSides"/>
                <wp:docPr id="10" name="Tekstfel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A5581" w14:textId="7A5F09D6" w:rsidR="00D84718" w:rsidRDefault="00D84718" w:rsidP="006C42B6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7282" id="Tekstfelt_x0020_10" o:spid="_x0000_s1027" type="#_x0000_t202" style="position:absolute;margin-left:2in;margin-top:1.85pt;width:18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" filled="f" stroked="f">
                <v:textbox>
                  <w:txbxContent>
                    <w:p w14:paraId="534A5581" w14:textId="7A5F09D6" w:rsidR="00D84718" w:rsidRDefault="00D84718" w:rsidP="006C42B6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20E9B" w14:textId="0C059807" w:rsidR="00BB4B39" w:rsidRDefault="00831151" w:rsidP="00D63A5F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30333A" wp14:editId="71EAFFED">
                <wp:simplePos x="0" y="0"/>
                <wp:positionH relativeFrom="column">
                  <wp:posOffset>1714500</wp:posOffset>
                </wp:positionH>
                <wp:positionV relativeFrom="paragraph">
                  <wp:posOffset>50165</wp:posOffset>
                </wp:positionV>
                <wp:extent cx="342900" cy="252095"/>
                <wp:effectExtent l="50800" t="50800" r="63500" b="103505"/>
                <wp:wrapNone/>
                <wp:docPr id="11" name="Lige forbindel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52095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solid"/>
                          <a:headEnd type="non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3.95pt" to="162pt,2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" strokecolor="black [3213]" strokeweight="1.5pt">
                <v:stroke endarrow="block"/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1E4040" wp14:editId="30244522">
                <wp:simplePos x="0" y="0"/>
                <wp:positionH relativeFrom="column">
                  <wp:posOffset>3314700</wp:posOffset>
                </wp:positionH>
                <wp:positionV relativeFrom="paragraph">
                  <wp:posOffset>73660</wp:posOffset>
                </wp:positionV>
                <wp:extent cx="457200" cy="571500"/>
                <wp:effectExtent l="50800" t="25400" r="76200" b="88900"/>
                <wp:wrapNone/>
                <wp:docPr id="14" name="Lige forbindel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5715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14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5.8pt" to="297pt,50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" strokecolor="black [3213]" strokeweight="1.5pt">
                <v:shadow on="t" opacity="24903f" mv:blur="40000f" origin=",.5" offset="0,20000emu"/>
              </v:line>
            </w:pict>
          </mc:Fallback>
        </mc:AlternateContent>
      </w:r>
      <w:r w:rsidR="00A900AC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6FA24A" wp14:editId="33A51885">
                <wp:simplePos x="0" y="0"/>
                <wp:positionH relativeFrom="column">
                  <wp:posOffset>3314700</wp:posOffset>
                </wp:positionH>
                <wp:positionV relativeFrom="paragraph">
                  <wp:posOffset>52070</wp:posOffset>
                </wp:positionV>
                <wp:extent cx="228600" cy="250190"/>
                <wp:effectExtent l="0" t="0" r="0" b="3810"/>
                <wp:wrapSquare wrapText="bothSides"/>
                <wp:docPr id="26" name="Tekstfel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50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A8D5B" w14:textId="7203BA07" w:rsidR="00D84718" w:rsidRDefault="00D84718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FA24A" id="Tekstfelt_x0020_26" o:spid="_x0000_s1028" type="#_x0000_t202" style="position:absolute;margin-left:261pt;margin-top:4.1pt;width:18pt;height:19.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" filled="f" stroked="f">
                <v:textbox>
                  <w:txbxContent>
                    <w:p w14:paraId="3C5A8D5B" w14:textId="7203BA07" w:rsidR="00D84718" w:rsidRDefault="00D84718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D71852" w14:textId="54C7B207" w:rsidR="00BB4B39" w:rsidRDefault="00831151" w:rsidP="00D63A5F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1F57DF" wp14:editId="2BA334F9">
                <wp:simplePos x="0" y="0"/>
                <wp:positionH relativeFrom="column">
                  <wp:posOffset>3463290</wp:posOffset>
                </wp:positionH>
                <wp:positionV relativeFrom="paragraph">
                  <wp:posOffset>113665</wp:posOffset>
                </wp:positionV>
                <wp:extent cx="132715" cy="252095"/>
                <wp:effectExtent l="25400" t="50800" r="70485" b="0"/>
                <wp:wrapThrough wrapText="bothSides">
                  <wp:wrapPolygon edited="0">
                    <wp:start x="5193" y="-6014"/>
                    <wp:lineTo x="2711" y="-1862"/>
                    <wp:lineTo x="5857" y="14630"/>
                    <wp:lineTo x="25574" y="17896"/>
                    <wp:lineTo x="29296" y="11668"/>
                    <wp:lineTo x="24910" y="-2748"/>
                    <wp:lineTo x="5193" y="-6014"/>
                  </wp:wrapPolygon>
                </wp:wrapThrough>
                <wp:docPr id="16" name="Bu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52097">
                          <a:off x="0" y="0"/>
                          <a:ext cx="132715" cy="252095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e 16" o:spid="_x0000_s1026" style="position:absolute;margin-left:272.7pt;margin-top:8.95pt;width:10.45pt;height:19.85pt;rotation:-1144590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715,2520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" path="m66357,0nsc103006,,132715,56434,132715,126048l66358,126048c66358,84032,66357,42016,66357,0xem66357,0nfc103006,,132715,56434,132715,126048e" filled="f" strokecolor="black [3213]" strokeweight="2pt">
                <v:shadow on="t" opacity="24903f" mv:blur="40000f" origin=",.5" offset="0,20000emu"/>
                <v:path arrowok="t" o:connecttype="custom" o:connectlocs="66357,0;132715,126048" o:connectangles="0,0"/>
                <w10:wrap type="through"/>
              </v:shap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7DFC" wp14:editId="4DA60415">
                <wp:simplePos x="0" y="0"/>
                <wp:positionH relativeFrom="column">
                  <wp:posOffset>1956435</wp:posOffset>
                </wp:positionH>
                <wp:positionV relativeFrom="paragraph">
                  <wp:posOffset>41275</wp:posOffset>
                </wp:positionV>
                <wp:extent cx="228600" cy="685800"/>
                <wp:effectExtent l="0" t="76200" r="25400" b="76200"/>
                <wp:wrapThrough wrapText="bothSides">
                  <wp:wrapPolygon edited="0">
                    <wp:start x="4449" y="1982"/>
                    <wp:lineTo x="7566" y="3438"/>
                    <wp:lineTo x="24022" y="13589"/>
                    <wp:lineTo x="29641" y="10054"/>
                    <wp:lineTo x="37636" y="3318"/>
                    <wp:lineTo x="10069" y="-1552"/>
                    <wp:lineTo x="4449" y="1982"/>
                  </wp:wrapPolygon>
                </wp:wrapThrough>
                <wp:docPr id="12" name="Bu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24537">
                          <a:off x="0" y="0"/>
                          <a:ext cx="228600" cy="68580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ue 12" o:spid="_x0000_s1026" style="position:absolute;margin-left:154.05pt;margin-top:3.25pt;width:18pt;height:54pt;rotation:4068188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" path="m114300,0nsc177426,,228600,153522,228600,342900l114300,342900,114300,0xem114300,0nfc177426,,228600,153522,228600,342900e" filled="f" strokecolor="black [3213]" strokeweight="2pt">
                <v:shadow on="t" opacity="24903f" mv:blur="40000f" origin=",.5" offset="0,20000emu"/>
                <v:path arrowok="t" o:connecttype="custom" o:connectlocs="114300,0;228600,342900" o:connectangles="0,0"/>
                <w10:wrap type="through"/>
              </v:shap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DB2C24" wp14:editId="2BE6D4E0">
                <wp:simplePos x="0" y="0"/>
                <wp:positionH relativeFrom="column">
                  <wp:posOffset>1714500</wp:posOffset>
                </wp:positionH>
                <wp:positionV relativeFrom="paragraph">
                  <wp:posOffset>123190</wp:posOffset>
                </wp:positionV>
                <wp:extent cx="342900" cy="228600"/>
                <wp:effectExtent l="50800" t="25400" r="88900" b="127000"/>
                <wp:wrapNone/>
                <wp:docPr id="8" name="Lige forbindel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solid"/>
                          <a:headEnd type="none"/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9.7pt" to="162pt,27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" strokecolor="black [3213]" strokeweight="1.5pt">
                <v:stroke endarrow="block"/>
                <v:shadow on="t" opacity="24903f" mv:blur="40000f" origin=",.5" offset="0,20000emu"/>
              </v:lin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395DC0" wp14:editId="7B79DAC7">
                <wp:simplePos x="0" y="0"/>
                <wp:positionH relativeFrom="column">
                  <wp:posOffset>1714500</wp:posOffset>
                </wp:positionH>
                <wp:positionV relativeFrom="paragraph">
                  <wp:posOffset>123190</wp:posOffset>
                </wp:positionV>
                <wp:extent cx="1600200" cy="342900"/>
                <wp:effectExtent l="50800" t="25400" r="76200" b="88900"/>
                <wp:wrapNone/>
                <wp:docPr id="3" name="Lige forbindel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9.7pt" to="261pt,3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2FAE11" wp14:editId="04994389">
                <wp:simplePos x="0" y="0"/>
                <wp:positionH relativeFrom="column">
                  <wp:posOffset>1714500</wp:posOffset>
                </wp:positionH>
                <wp:positionV relativeFrom="paragraph">
                  <wp:posOffset>123190</wp:posOffset>
                </wp:positionV>
                <wp:extent cx="1143000" cy="914400"/>
                <wp:effectExtent l="50800" t="25400" r="76200" b="101600"/>
                <wp:wrapNone/>
                <wp:docPr id="4" name="Lige forbindel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144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9.7pt" to="225pt,8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</w:p>
    <w:p w14:paraId="27CCA442" w14:textId="1F3BF916" w:rsidR="00BB4B39" w:rsidRDefault="00831151" w:rsidP="00D63A5F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897C33" wp14:editId="5ACF742B">
                <wp:simplePos x="0" y="0"/>
                <wp:positionH relativeFrom="column">
                  <wp:posOffset>2743200</wp:posOffset>
                </wp:positionH>
                <wp:positionV relativeFrom="paragraph">
                  <wp:posOffset>149860</wp:posOffset>
                </wp:positionV>
                <wp:extent cx="228600" cy="228600"/>
                <wp:effectExtent l="0" t="0" r="0" b="0"/>
                <wp:wrapSquare wrapText="bothSides"/>
                <wp:docPr id="20" name="Tekstfel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B48CD" w14:textId="670660AD" w:rsidR="00D84718" w:rsidRDefault="00D84718">
                            <w: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97C33" id="Tekstfelt_x0020_20" o:spid="_x0000_s1029" type="#_x0000_t202" style="position:absolute;margin-left:3in;margin-top:11.8pt;width:18pt;height:1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" filled="f" stroked="f">
                <v:textbox>
                  <w:txbxContent>
                    <w:p w14:paraId="21BB48CD" w14:textId="670660AD" w:rsidR="00D84718" w:rsidRDefault="00D84718">
                      <w: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E88C79" wp14:editId="2B3BD43F">
                <wp:simplePos x="0" y="0"/>
                <wp:positionH relativeFrom="column">
                  <wp:posOffset>3429000</wp:posOffset>
                </wp:positionH>
                <wp:positionV relativeFrom="paragraph">
                  <wp:posOffset>59055</wp:posOffset>
                </wp:positionV>
                <wp:extent cx="228600" cy="342900"/>
                <wp:effectExtent l="0" t="0" r="0" b="12700"/>
                <wp:wrapSquare wrapText="bothSides"/>
                <wp:docPr id="17" name="Tekstfel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B5F48" w14:textId="608E909A" w:rsidR="00D84718" w:rsidRPr="006C42B6" w:rsidRDefault="00D84718" w:rsidP="006C42B6">
                            <w:pPr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</w:t>
                            </w:r>
                          </w:p>
                          <w:p w14:paraId="28679D56" w14:textId="77777777" w:rsidR="00D84718" w:rsidRDefault="00D847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8C79" id="Tekstfelt_x0020_17" o:spid="_x0000_s1030" type="#_x0000_t202" style="position:absolute;margin-left:270pt;margin-top:4.65pt;width:18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" filled="f" stroked="f">
                <v:textbox>
                  <w:txbxContent>
                    <w:p w14:paraId="142B5F48" w14:textId="608E909A" w:rsidR="00D84718" w:rsidRPr="006C42B6" w:rsidRDefault="00D84718" w:rsidP="006C42B6">
                      <w:pPr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</w:t>
                      </w:r>
                    </w:p>
                    <w:p w14:paraId="28679D56" w14:textId="77777777" w:rsidR="00D84718" w:rsidRDefault="00D84718"/>
                  </w:txbxContent>
                </v:textbox>
                <w10:wrap type="square"/>
              </v:shap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F67D3" wp14:editId="276FC727">
                <wp:simplePos x="0" y="0"/>
                <wp:positionH relativeFrom="column">
                  <wp:posOffset>1714500</wp:posOffset>
                </wp:positionH>
                <wp:positionV relativeFrom="paragraph">
                  <wp:posOffset>59055</wp:posOffset>
                </wp:positionV>
                <wp:extent cx="228600" cy="342900"/>
                <wp:effectExtent l="0" t="0" r="0" b="12700"/>
                <wp:wrapSquare wrapText="bothSides"/>
                <wp:docPr id="9" name="Tekstfel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7685C" w14:textId="7DDDA0A9" w:rsidR="00D84718" w:rsidRDefault="00D8471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290A14B" wp14:editId="4B798C7D">
                                  <wp:extent cx="45720" cy="63742"/>
                                  <wp:effectExtent l="0" t="0" r="5080" b="12700"/>
                                  <wp:docPr id="23" name="Billed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" cy="63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F67D3" id="Tekstfelt_x0020_9" o:spid="_x0000_s1031" type="#_x0000_t202" style="position:absolute;margin-left:135pt;margin-top:4.65pt;width:18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" filled="f" stroked="f">
                <v:textbox>
                  <w:txbxContent>
                    <w:p w14:paraId="52C7685C" w14:textId="7DDDA0A9" w:rsidR="00D84718" w:rsidRDefault="00D8471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290A14B" wp14:editId="4B798C7D">
                            <wp:extent cx="45720" cy="63742"/>
                            <wp:effectExtent l="0" t="0" r="5080" b="12700"/>
                            <wp:docPr id="23" name="Billed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" cy="63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42B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276620" wp14:editId="2E1648A4">
                <wp:simplePos x="0" y="0"/>
                <wp:positionH relativeFrom="column">
                  <wp:posOffset>2286000</wp:posOffset>
                </wp:positionH>
                <wp:positionV relativeFrom="paragraph">
                  <wp:posOffset>59055</wp:posOffset>
                </wp:positionV>
                <wp:extent cx="228600" cy="342900"/>
                <wp:effectExtent l="0" t="0" r="0" b="12700"/>
                <wp:wrapSquare wrapText="bothSides"/>
                <wp:docPr id="13" name="Tekstfel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2E349" w14:textId="2CFAF548" w:rsidR="00D84718" w:rsidRPr="006C42B6" w:rsidRDefault="00D84718" w:rsidP="006C42B6">
                            <w:pPr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76620" id="Tekstfelt_x0020_13" o:spid="_x0000_s1032" type="#_x0000_t202" style="position:absolute;margin-left:180pt;margin-top:4.65pt;width:18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" filled="f" stroked="f">
                <v:textbox>
                  <w:txbxContent>
                    <w:p w14:paraId="2562E349" w14:textId="2CFAF548" w:rsidR="00D84718" w:rsidRPr="006C42B6" w:rsidRDefault="00D84718" w:rsidP="006C42B6">
                      <w:pPr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72C9C3" w14:textId="77777777" w:rsidR="00830BF2" w:rsidRDefault="00830BF2" w:rsidP="00DF44CF">
      <w:pPr>
        <w:rPr>
          <w:lang w:val="en-US"/>
        </w:rPr>
      </w:pPr>
    </w:p>
    <w:p w14:paraId="4EB2FA4E" w14:textId="77777777" w:rsidR="00830BF2" w:rsidRDefault="00830BF2" w:rsidP="00DF44CF">
      <w:pPr>
        <w:rPr>
          <w:lang w:val="en-US"/>
        </w:rPr>
      </w:pPr>
    </w:p>
    <w:p w14:paraId="43397294" w14:textId="77777777" w:rsidR="00830BF2" w:rsidRDefault="00830BF2" w:rsidP="00DF44CF">
      <w:pPr>
        <w:rPr>
          <w:lang w:val="en-US"/>
        </w:rPr>
      </w:pPr>
    </w:p>
    <w:p w14:paraId="0DED80D2" w14:textId="77777777" w:rsidR="00830BF2" w:rsidRDefault="00830BF2" w:rsidP="00DF44CF">
      <w:pPr>
        <w:rPr>
          <w:lang w:val="en-US"/>
        </w:rPr>
      </w:pPr>
    </w:p>
    <w:p w14:paraId="19835031" w14:textId="3FB3B1B3" w:rsidR="00A900AC" w:rsidRPr="002A0F6B" w:rsidRDefault="002A0F6B" w:rsidP="00DF44CF">
      <w:pPr>
        <w:rPr>
          <w:sz w:val="20"/>
          <w:szCs w:val="20"/>
          <w:lang w:val="en-US"/>
        </w:rPr>
      </w:pPr>
      <w:r w:rsidRPr="002A0F6B">
        <w:rPr>
          <w:sz w:val="20"/>
          <w:szCs w:val="20"/>
          <w:lang w:val="en-US"/>
        </w:rPr>
        <w:t xml:space="preserve">Fig 3. Sketch that shows that </w:t>
      </w:r>
      <m:oMath>
        <m:func>
          <m:funcPr>
            <m:ctrlPr>
              <w:rPr>
                <w:rFonts w:ascii="Cambria Math" w:hAnsi="Cambria Math"/>
                <w:sz w:val="20"/>
                <w:szCs w:val="2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US"/>
              </w:rPr>
              <m:t>φ</m:t>
            </m:r>
          </m:e>
        </m:func>
        <m:r>
          <w:rPr>
            <w:rFonts w:ascii="Cambria Math" w:hAnsi="Cambria Math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a</m:t>
            </m:r>
          </m:den>
        </m:f>
        <m:r>
          <w:rPr>
            <w:rFonts w:ascii="Cambria Math" w:hAnsi="Cambria Math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2πr</m:t>
            </m:r>
          </m:den>
        </m:f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cos⁡</m:t>
        </m:r>
        <m:r>
          <w:rPr>
            <w:rFonts w:ascii="Cambria Math" w:hAnsi="Cambria Math"/>
            <w:sz w:val="20"/>
            <w:szCs w:val="20"/>
            <w:lang w:val="en-US"/>
          </w:rPr>
          <m:t>(θ)</m:t>
        </m:r>
      </m:oMath>
      <w:r w:rsidR="00DF44CF" w:rsidRPr="002A0F6B">
        <w:rPr>
          <w:sz w:val="20"/>
          <w:szCs w:val="20"/>
          <w:lang w:val="en-US"/>
        </w:rPr>
        <w:t>, cf also Eq 4.</w:t>
      </w:r>
      <w:r w:rsidR="00A900AC" w:rsidRPr="002A0F6B">
        <w:rPr>
          <w:sz w:val="20"/>
          <w:szCs w:val="20"/>
          <w:lang w:val="en-US"/>
        </w:rPr>
        <w:tab/>
      </w:r>
    </w:p>
    <w:p w14:paraId="554D7F5F" w14:textId="77777777" w:rsidR="00DF44CF" w:rsidRDefault="00DF44CF" w:rsidP="00831151">
      <w:pPr>
        <w:rPr>
          <w:u w:val="single"/>
          <w:lang w:val="en-US"/>
        </w:rPr>
      </w:pPr>
    </w:p>
    <w:p w14:paraId="15E3C976" w14:textId="6AC583E2" w:rsidR="00BA50C8" w:rsidRDefault="00BA50C8" w:rsidP="00BA50C8">
      <w:pPr>
        <w:rPr>
          <w:lang w:val="en-US"/>
        </w:rPr>
      </w:pPr>
      <w:r>
        <w:rPr>
          <w:lang w:val="en-US"/>
        </w:rPr>
        <w:t xml:space="preserve">In the (y,z) plane the lattice is distorted </w:t>
      </w:r>
      <w:r w:rsidR="00997AE0">
        <w:rPr>
          <w:lang w:val="en-US"/>
        </w:rPr>
        <w:t>as follows</w:t>
      </w:r>
    </w:p>
    <w:p w14:paraId="5EB45EBA" w14:textId="77777777" w:rsidR="00BA50C8" w:rsidRDefault="00BA50C8" w:rsidP="00BA50C8">
      <w:pPr>
        <w:rPr>
          <w:lang w:val="en-US"/>
        </w:rPr>
      </w:pPr>
    </w:p>
    <w:p w14:paraId="2C9E88E3" w14:textId="77777777" w:rsidR="00CC68C6" w:rsidRDefault="00CC68C6" w:rsidP="00BA50C8">
      <w:pPr>
        <w:rPr>
          <w:lang w:val="en-US"/>
        </w:rPr>
      </w:pPr>
    </w:p>
    <w:p w14:paraId="58F62F26" w14:textId="77777777" w:rsidR="00CC68C6" w:rsidRDefault="00CC68C6" w:rsidP="00BA50C8">
      <w:pPr>
        <w:rPr>
          <w:lang w:val="en-US"/>
        </w:rPr>
      </w:pPr>
    </w:p>
    <w:p w14:paraId="488F5A64" w14:textId="7F4AF23E" w:rsidR="00BA50C8" w:rsidRPr="00BA50C8" w:rsidRDefault="00AE4875" w:rsidP="00BA50C8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93C3579" wp14:editId="7A1DFF05">
                <wp:simplePos x="0" y="0"/>
                <wp:positionH relativeFrom="column">
                  <wp:posOffset>2057400</wp:posOffset>
                </wp:positionH>
                <wp:positionV relativeFrom="paragraph">
                  <wp:posOffset>328295</wp:posOffset>
                </wp:positionV>
                <wp:extent cx="419100" cy="342900"/>
                <wp:effectExtent l="0" t="0" r="0" b="12700"/>
                <wp:wrapThrough wrapText="bothSides">
                  <wp:wrapPolygon edited="0">
                    <wp:start x="1309" y="0"/>
                    <wp:lineTo x="1309" y="20800"/>
                    <wp:lineTo x="18327" y="20800"/>
                    <wp:lineTo x="18327" y="0"/>
                    <wp:lineTo x="1309" y="0"/>
                  </wp:wrapPolygon>
                </wp:wrapThrough>
                <wp:docPr id="48" name="Tekstfel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4053C" w14:textId="5805F713" w:rsidR="00D84718" w:rsidRPr="00AE4875" w:rsidRDefault="00D84718" w:rsidP="00AE4875">
                            <w:pPr>
                              <w:rPr>
                                <w:rFonts w:ascii="Symbol" w:hAnsi="Symbol"/>
                                <w:color w:val="0000FF"/>
                              </w:rPr>
                            </w:pPr>
                            <w:r w:rsidRPr="00AE4875">
                              <w:rPr>
                                <w:rFonts w:ascii="Symbol" w:hAnsi="Symbol"/>
                                <w:color w:val="0000FF"/>
                                <w:sz w:val="20"/>
                                <w:szCs w:val="20"/>
                              </w:rPr>
                              <w:t></w:t>
                            </w:r>
                            <w:r w:rsidR="008D0033">
                              <w:rPr>
                                <w:rFonts w:ascii="Cambria" w:hAnsi="Cambria"/>
                                <w:color w:val="0000FF"/>
                                <w:sz w:val="20"/>
                                <w:szCs w:val="20"/>
                              </w:rPr>
                              <w:t>d’</w:t>
                            </w:r>
                            <w:r w:rsidRPr="00AE4875">
                              <w:rPr>
                                <w:rFonts w:ascii="Cambria" w:hAnsi="Cambria"/>
                                <w:color w:val="0000FF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14:paraId="1B39AB1C" w14:textId="77777777" w:rsidR="00D84718" w:rsidRDefault="00D84718" w:rsidP="00AE48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3579" id="Tekstfelt_x0020_48" o:spid="_x0000_s1033" type="#_x0000_t202" style="position:absolute;margin-left:162pt;margin-top:25.85pt;width:33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" filled="f" stroked="f">
                <v:textbox>
                  <w:txbxContent>
                    <w:p w14:paraId="3EB4053C" w14:textId="5805F713" w:rsidR="00D84718" w:rsidRPr="00AE4875" w:rsidRDefault="00D84718" w:rsidP="00AE4875">
                      <w:pPr>
                        <w:rPr>
                          <w:rFonts w:ascii="Symbol" w:hAnsi="Symbol"/>
                          <w:color w:val="0000FF"/>
                        </w:rPr>
                      </w:pPr>
                      <w:r w:rsidRPr="00AE4875">
                        <w:rPr>
                          <w:rFonts w:ascii="Symbol" w:hAnsi="Symbol"/>
                          <w:color w:val="0000FF"/>
                          <w:sz w:val="20"/>
                          <w:szCs w:val="20"/>
                        </w:rPr>
                        <w:t></w:t>
                      </w:r>
                      <w:r w:rsidR="008D0033">
                        <w:rPr>
                          <w:rFonts w:ascii="Cambria" w:hAnsi="Cambria"/>
                          <w:color w:val="0000FF"/>
                          <w:sz w:val="20"/>
                          <w:szCs w:val="20"/>
                        </w:rPr>
                        <w:t>d’</w:t>
                      </w:r>
                      <w:r w:rsidRPr="00AE4875">
                        <w:rPr>
                          <w:rFonts w:ascii="Cambria" w:hAnsi="Cambria"/>
                          <w:color w:val="0000FF"/>
                          <w:sz w:val="20"/>
                          <w:szCs w:val="20"/>
                        </w:rPr>
                        <w:t>’</w:t>
                      </w:r>
                    </w:p>
                    <w:p w14:paraId="1B39AB1C" w14:textId="77777777" w:rsidR="00D84718" w:rsidRDefault="00D84718" w:rsidP="00AE4875"/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04E15D6" wp14:editId="6C469FCD">
                <wp:simplePos x="0" y="0"/>
                <wp:positionH relativeFrom="column">
                  <wp:posOffset>2331720</wp:posOffset>
                </wp:positionH>
                <wp:positionV relativeFrom="paragraph">
                  <wp:posOffset>269875</wp:posOffset>
                </wp:positionV>
                <wp:extent cx="419100" cy="342900"/>
                <wp:effectExtent l="0" t="0" r="0" b="12700"/>
                <wp:wrapThrough wrapText="bothSides">
                  <wp:wrapPolygon edited="0">
                    <wp:start x="1309" y="0"/>
                    <wp:lineTo x="1309" y="20800"/>
                    <wp:lineTo x="18327" y="20800"/>
                    <wp:lineTo x="18327" y="0"/>
                    <wp:lineTo x="1309" y="0"/>
                  </wp:wrapPolygon>
                </wp:wrapThrough>
                <wp:docPr id="47" name="Tekstfel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356F0C" w14:textId="6435D312" w:rsidR="00D84718" w:rsidRPr="006C42B6" w:rsidRDefault="00D84718" w:rsidP="00AE4875">
                            <w:pPr>
                              <w:rPr>
                                <w:rFonts w:ascii="Symbol" w:hAnsi="Symbol"/>
                              </w:rPr>
                            </w:pPr>
                            <w:r w:rsidRPr="00AE4875">
                              <w:rPr>
                                <w:rFonts w:ascii="Symbol" w:hAnsi="Symbol"/>
                                <w:sz w:val="20"/>
                                <w:szCs w:val="20"/>
                              </w:rPr>
                              <w:t></w:t>
                            </w:r>
                            <w:r w:rsidR="008D003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d</w:t>
                            </w:r>
                          </w:p>
                          <w:p w14:paraId="70F206AF" w14:textId="77777777" w:rsidR="00D84718" w:rsidRDefault="00D84718" w:rsidP="00AE48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E15D6" id="Tekstfelt_x0020_47" o:spid="_x0000_s1034" type="#_x0000_t202" style="position:absolute;margin-left:183.6pt;margin-top:21.25pt;width:33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" filled="f" stroked="f">
                <v:textbox>
                  <w:txbxContent>
                    <w:p w14:paraId="64356F0C" w14:textId="6435D312" w:rsidR="00D84718" w:rsidRPr="006C42B6" w:rsidRDefault="00D84718" w:rsidP="00AE4875">
                      <w:pPr>
                        <w:rPr>
                          <w:rFonts w:ascii="Symbol" w:hAnsi="Symbol"/>
                        </w:rPr>
                      </w:pPr>
                      <w:r w:rsidRPr="00AE4875">
                        <w:rPr>
                          <w:rFonts w:ascii="Symbol" w:hAnsi="Symbol"/>
                          <w:sz w:val="20"/>
                          <w:szCs w:val="20"/>
                        </w:rPr>
                        <w:t></w:t>
                      </w:r>
                      <w:r w:rsidR="008D0033">
                        <w:rPr>
                          <w:rFonts w:ascii="Cambria" w:hAnsi="Cambria"/>
                          <w:sz w:val="20"/>
                          <w:szCs w:val="20"/>
                        </w:rPr>
                        <w:t>d</w:t>
                      </w:r>
                    </w:p>
                    <w:p w14:paraId="70F206AF" w14:textId="77777777" w:rsidR="00D84718" w:rsidRDefault="00D84718" w:rsidP="00AE4875"/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071DB3" wp14:editId="21AA4968">
                <wp:simplePos x="0" y="0"/>
                <wp:positionH relativeFrom="column">
                  <wp:posOffset>2282190</wp:posOffset>
                </wp:positionH>
                <wp:positionV relativeFrom="paragraph">
                  <wp:posOffset>297180</wp:posOffset>
                </wp:positionV>
                <wp:extent cx="114300" cy="488315"/>
                <wp:effectExtent l="50800" t="25400" r="88900" b="95885"/>
                <wp:wrapNone/>
                <wp:docPr id="42" name="Lige pilforbindel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488315"/>
                        </a:xfrm>
                        <a:prstGeom prst="straightConnector1">
                          <a:avLst/>
                        </a:prstGeom>
                        <a:ln>
                          <a:headEnd type="none"/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Lige pilforbindelse 42" o:spid="_x0000_s1026" type="#_x0000_t32" style="position:absolute;margin-left:179.7pt;margin-top:23.4pt;width:9pt;height:38.45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" strokecolor="#4f81bd [3204]" strokeweight="2pt"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B2A426" wp14:editId="72EEFF2A">
                <wp:simplePos x="0" y="0"/>
                <wp:positionH relativeFrom="column">
                  <wp:posOffset>2400300</wp:posOffset>
                </wp:positionH>
                <wp:positionV relativeFrom="paragraph">
                  <wp:posOffset>281940</wp:posOffset>
                </wp:positionV>
                <wp:extent cx="1270" cy="503555"/>
                <wp:effectExtent l="50800" t="25400" r="74930" b="80645"/>
                <wp:wrapNone/>
                <wp:docPr id="46" name="Lige forbindel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503555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4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22.2pt" to="189.1pt,6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">
                <v:shadow on="t" opacity="24903f" mv:blur="40000f" origin=",.5" offset="0,20000emu"/>
              </v:line>
            </w:pict>
          </mc:Fallback>
        </mc:AlternateContent>
      </w:r>
      <w:r w:rsidR="00831151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8D8EC5" wp14:editId="3C3862D7">
                <wp:simplePos x="0" y="0"/>
                <wp:positionH relativeFrom="column">
                  <wp:posOffset>1943100</wp:posOffset>
                </wp:positionH>
                <wp:positionV relativeFrom="paragraph">
                  <wp:posOffset>342900</wp:posOffset>
                </wp:positionV>
                <wp:extent cx="1714500" cy="228600"/>
                <wp:effectExtent l="50800" t="25400" r="63500" b="101600"/>
                <wp:wrapNone/>
                <wp:docPr id="40" name="Lige forbindel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228600"/>
                        </a:xfrm>
                        <a:prstGeom prst="line">
                          <a:avLst/>
                        </a:prstGeom>
                        <a:ln w="9525" cmpd="sng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ge forbindelse 40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27pt" to="4in,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" strokecolor="#4f81bd [3204]">
                <v:shadow on="t" opacity="24903f" mv:blur="40000f" origin=",.5" offset="0,20000emu"/>
              </v:line>
            </w:pict>
          </mc:Fallback>
        </mc:AlternateContent>
      </w:r>
      <w:r w:rsidR="00831151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1B22E0" wp14:editId="44B05FE2">
                <wp:simplePos x="0" y="0"/>
                <wp:positionH relativeFrom="column">
                  <wp:posOffset>1943100</wp:posOffset>
                </wp:positionH>
                <wp:positionV relativeFrom="paragraph">
                  <wp:posOffset>114300</wp:posOffset>
                </wp:positionV>
                <wp:extent cx="1714500" cy="228600"/>
                <wp:effectExtent l="50800" t="25400" r="63500" b="101600"/>
                <wp:wrapNone/>
                <wp:docPr id="39" name="Lige forbindel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228600"/>
                        </a:xfrm>
                        <a:prstGeom prst="line">
                          <a:avLst/>
                        </a:prstGeom>
                        <a:ln w="9525" cmpd="sng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ge forbindelse 39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9pt" to="4in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" strokecolor="#4f81bd [3204]">
                <v:shadow on="t" opacity="24903f" mv:blur="40000f" origin=",.5" offset="0,20000emu"/>
              </v:line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116074" wp14:editId="01DDC541">
                <wp:simplePos x="0" y="0"/>
                <wp:positionH relativeFrom="column">
                  <wp:posOffset>3429000</wp:posOffset>
                </wp:positionH>
                <wp:positionV relativeFrom="paragraph">
                  <wp:posOffset>342900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6" o:spid="_x0000_s1026" style="position:absolute;margin-left:270pt;margin-top:27pt;width:3.55pt;height:3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5EF9FD" wp14:editId="52B49285">
                <wp:simplePos x="0" y="0"/>
                <wp:positionH relativeFrom="column">
                  <wp:posOffset>2628900</wp:posOffset>
                </wp:positionH>
                <wp:positionV relativeFrom="paragraph">
                  <wp:posOffset>226060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lipse 32" o:spid="_x0000_s1026" style="position:absolute;margin-left:207pt;margin-top:17.8pt;width:3.55pt;height:3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1768A7" wp14:editId="6D1ED3E9">
                <wp:simplePos x="0" y="0"/>
                <wp:positionH relativeFrom="column">
                  <wp:posOffset>3429000</wp:posOffset>
                </wp:positionH>
                <wp:positionV relativeFrom="paragraph">
                  <wp:posOffset>111760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9" o:spid="_x0000_s1026" style="position:absolute;margin-left:270pt;margin-top:8.8pt;width:3.55pt;height:3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3E8B7CC8" w14:textId="5CB08835" w:rsidR="00BA50C8" w:rsidRDefault="00AE4875" w:rsidP="00BA50C8">
      <w:pPr>
        <w:rPr>
          <w:u w:val="single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355640" wp14:editId="72B8D641">
                <wp:simplePos x="0" y="0"/>
                <wp:positionH relativeFrom="column">
                  <wp:posOffset>3200400</wp:posOffset>
                </wp:positionH>
                <wp:positionV relativeFrom="paragraph">
                  <wp:posOffset>378460</wp:posOffset>
                </wp:positionV>
                <wp:extent cx="228600" cy="342900"/>
                <wp:effectExtent l="0" t="0" r="0" b="12700"/>
                <wp:wrapThrough wrapText="bothSides">
                  <wp:wrapPolygon edited="0">
                    <wp:start x="2400" y="0"/>
                    <wp:lineTo x="2400" y="20800"/>
                    <wp:lineTo x="16800" y="20800"/>
                    <wp:lineTo x="16800" y="0"/>
                    <wp:lineTo x="2400" y="0"/>
                  </wp:wrapPolygon>
                </wp:wrapThrough>
                <wp:docPr id="45" name="Tekstfel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B938F" w14:textId="77777777" w:rsidR="00D84718" w:rsidRPr="006C42B6" w:rsidRDefault="00D84718" w:rsidP="00997AE0">
                            <w:pPr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</w:t>
                            </w:r>
                          </w:p>
                          <w:p w14:paraId="77D8B501" w14:textId="77777777" w:rsidR="00D84718" w:rsidRDefault="00D84718" w:rsidP="00997A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55640" id="Tekstfelt_x0020_45" o:spid="_x0000_s1035" type="#_x0000_t202" style="position:absolute;margin-left:252pt;margin-top:29.8pt;width:18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" filled="f" stroked="f">
                <v:textbox>
                  <w:txbxContent>
                    <w:p w14:paraId="387B938F" w14:textId="77777777" w:rsidR="00D84718" w:rsidRPr="006C42B6" w:rsidRDefault="00D84718" w:rsidP="00997AE0">
                      <w:pPr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</w:t>
                      </w:r>
                    </w:p>
                    <w:p w14:paraId="77D8B501" w14:textId="77777777" w:rsidR="00D84718" w:rsidRDefault="00D84718" w:rsidP="00997AE0"/>
                  </w:txbxContent>
                </v:textbox>
                <w10:wrap type="through"/>
              </v:shape>
            </w:pict>
          </mc:Fallback>
        </mc:AlternateContent>
      </w:r>
      <w:r w:rsidR="00997AE0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7DAE54" wp14:editId="005C18F1">
                <wp:simplePos x="0" y="0"/>
                <wp:positionH relativeFrom="column">
                  <wp:posOffset>3086100</wp:posOffset>
                </wp:positionH>
                <wp:positionV relativeFrom="paragraph">
                  <wp:posOffset>492760</wp:posOffset>
                </wp:positionV>
                <wp:extent cx="114300" cy="228600"/>
                <wp:effectExtent l="0" t="25400" r="88900" b="0"/>
                <wp:wrapSquare wrapText="bothSides"/>
                <wp:docPr id="44" name="Bu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8600"/>
                        </a:xfrm>
                        <a:prstGeom prst="arc">
                          <a:avLst/>
                        </a:prstGeom>
                        <a:ln w="952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ue 44" o:spid="_x0000_s1026" style="position:absolute;margin-left:243pt;margin-top:38.8pt;width:9pt;height:1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300,228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" path="m57150,0nsc88713,,114300,51174,114300,114300l57150,114300,57150,0xem57150,0nfc88713,,114300,51174,114300,114300e" filled="f" strokecolor="black [3213]">
                <v:shadow on="t" opacity="24903f" mv:blur="40000f" origin=",.5" offset="0,20000emu"/>
                <v:path arrowok="t" o:connecttype="custom" o:connectlocs="57150,0;114300,114300" o:connectangles="0,0"/>
                <w10:wrap type="square"/>
              </v:shape>
            </w:pict>
          </mc:Fallback>
        </mc:AlternateContent>
      </w:r>
      <w:r w:rsidR="00997AE0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CE72E6" wp14:editId="6EEEBA30">
                <wp:simplePos x="0" y="0"/>
                <wp:positionH relativeFrom="column">
                  <wp:posOffset>1943100</wp:posOffset>
                </wp:positionH>
                <wp:positionV relativeFrom="paragraph">
                  <wp:posOffset>607060</wp:posOffset>
                </wp:positionV>
                <wp:extent cx="1714500" cy="0"/>
                <wp:effectExtent l="50800" t="25400" r="63500" b="101600"/>
                <wp:wrapSquare wrapText="bothSides"/>
                <wp:docPr id="43" name="Lige forbindel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ge forbindelse 4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47.8pt" to="4in,47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">
                <v:shadow on="t" opacity="24903f" mv:blur="40000f" origin=",.5" offset="0,20000emu"/>
                <w10:wrap type="square"/>
              </v:line>
            </w:pict>
          </mc:Fallback>
        </mc:AlternateContent>
      </w:r>
      <w:r w:rsidR="00831151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A7B593" wp14:editId="6059A462">
                <wp:simplePos x="0" y="0"/>
                <wp:positionH relativeFrom="column">
                  <wp:posOffset>1943100</wp:posOffset>
                </wp:positionH>
                <wp:positionV relativeFrom="paragraph">
                  <wp:posOffset>76200</wp:posOffset>
                </wp:positionV>
                <wp:extent cx="1714500" cy="228600"/>
                <wp:effectExtent l="50800" t="25400" r="63500" b="101600"/>
                <wp:wrapNone/>
                <wp:docPr id="41" name="Lige forbindel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0" cy="228600"/>
                        </a:xfrm>
                        <a:prstGeom prst="line">
                          <a:avLst/>
                        </a:prstGeom>
                        <a:ln w="9525" cmpd="sng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ge forbindelse 41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6pt" to="4in,2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" strokecolor="#4f81bd [3204]">
                <v:shadow on="t" opacity="24903f" mv:blur="40000f" origin=",.5" offset="0,20000emu"/>
              </v:line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150DE9" wp14:editId="2B1572FA">
                <wp:simplePos x="0" y="0"/>
                <wp:positionH relativeFrom="column">
                  <wp:posOffset>3429000</wp:posOffset>
                </wp:positionH>
                <wp:positionV relativeFrom="paragraph">
                  <wp:posOffset>393065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8" o:spid="_x0000_s1026" style="position:absolute;margin-left:270pt;margin-top:30.95pt;width:3.55pt;height:3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62CDCD" wp14:editId="4946C963">
                <wp:simplePos x="0" y="0"/>
                <wp:positionH relativeFrom="column">
                  <wp:posOffset>2628900</wp:posOffset>
                </wp:positionH>
                <wp:positionV relativeFrom="paragraph">
                  <wp:posOffset>507365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4" o:spid="_x0000_s1026" style="position:absolute;margin-left:207pt;margin-top:39.95pt;width:3.55pt;height:3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05F83D" wp14:editId="0CE4DC61">
                <wp:simplePos x="0" y="0"/>
                <wp:positionH relativeFrom="column">
                  <wp:posOffset>1943100</wp:posOffset>
                </wp:positionH>
                <wp:positionV relativeFrom="paragraph">
                  <wp:posOffset>621665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3" o:spid="_x0000_s1026" style="position:absolute;margin-left:153pt;margin-top:48.95pt;width:3.55pt;height: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00530" wp14:editId="3A827C89">
                <wp:simplePos x="0" y="0"/>
                <wp:positionH relativeFrom="column">
                  <wp:posOffset>1943100</wp:posOffset>
                </wp:positionH>
                <wp:positionV relativeFrom="paragraph">
                  <wp:posOffset>393065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8" o:spid="_x0000_s1026" style="position:absolute;margin-left:153pt;margin-top:30.95pt;width:3.55pt;height:3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72B087" wp14:editId="061C6490">
                <wp:simplePos x="0" y="0"/>
                <wp:positionH relativeFrom="column">
                  <wp:posOffset>2628900</wp:posOffset>
                </wp:positionH>
                <wp:positionV relativeFrom="paragraph">
                  <wp:posOffset>278765</wp:posOffset>
                </wp:positionV>
                <wp:extent cx="45085" cy="45085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37" o:spid="_x0000_s1026" style="position:absolute;margin-left:207pt;margin-top:21.95pt;width:3.55pt;height:3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BA50C8">
        <w:rPr>
          <w:noProof/>
          <w:u w:val="single"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CD70FD" wp14:editId="7B27D0E0">
                <wp:simplePos x="0" y="0"/>
                <wp:positionH relativeFrom="column">
                  <wp:posOffset>1943100</wp:posOffset>
                </wp:positionH>
                <wp:positionV relativeFrom="paragraph">
                  <wp:posOffset>161925</wp:posOffset>
                </wp:positionV>
                <wp:extent cx="45719" cy="45719"/>
                <wp:effectExtent l="50800" t="25400" r="81915" b="107315"/>
                <wp:wrapThrough wrapText="bothSides">
                  <wp:wrapPolygon edited="0">
                    <wp:start x="-24338" y="-12169"/>
                    <wp:lineTo x="-24338" y="60845"/>
                    <wp:lineTo x="48676" y="60845"/>
                    <wp:lineTo x="48676" y="-12169"/>
                    <wp:lineTo x="-24338" y="-12169"/>
                  </wp:wrapPolygon>
                </wp:wrapThrough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27" o:spid="_x0000_s1026" style="position:absolute;margin-left:153pt;margin-top:12.75pt;width:3.6pt;height:3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oval>
            </w:pict>
          </mc:Fallback>
        </mc:AlternateContent>
      </w:r>
    </w:p>
    <w:p w14:paraId="083ED5F5" w14:textId="5D1A18A3" w:rsidR="00BA50C8" w:rsidRPr="002A0F6B" w:rsidRDefault="002A0F6B" w:rsidP="00BA50C8">
      <w:pPr>
        <w:rPr>
          <w:sz w:val="20"/>
          <w:szCs w:val="20"/>
          <w:lang w:val="en-US"/>
        </w:rPr>
      </w:pPr>
      <w:r w:rsidRPr="002A0F6B">
        <w:rPr>
          <w:sz w:val="20"/>
          <w:szCs w:val="20"/>
          <w:lang w:val="en-US"/>
        </w:rPr>
        <w:t>Fig 4</w:t>
      </w:r>
      <w:r>
        <w:rPr>
          <w:sz w:val="20"/>
          <w:szCs w:val="20"/>
          <w:lang w:val="en-US"/>
        </w:rPr>
        <w:t>.</w:t>
      </w:r>
      <w:r w:rsidRPr="002A0F6B">
        <w:rPr>
          <w:sz w:val="20"/>
          <w:szCs w:val="20"/>
          <w:lang w:val="en-US"/>
        </w:rPr>
        <w:t xml:space="preserve"> definition of d’</w:t>
      </w:r>
      <w:r w:rsidR="00F67ABE">
        <w:rPr>
          <w:sz w:val="20"/>
          <w:szCs w:val="20"/>
          <w:lang w:val="en-US"/>
        </w:rPr>
        <w:t xml:space="preserve">. We have y horizontal and z upwards. </w:t>
      </w:r>
    </w:p>
    <w:p w14:paraId="16FD740E" w14:textId="77777777" w:rsidR="002A0F6B" w:rsidRDefault="002A0F6B" w:rsidP="00BA50C8">
      <w:pPr>
        <w:rPr>
          <w:u w:val="single"/>
          <w:lang w:val="en-US"/>
        </w:rPr>
      </w:pPr>
    </w:p>
    <w:p w14:paraId="572FC73F" w14:textId="77777777" w:rsidR="002A0F6B" w:rsidRDefault="00997AE0" w:rsidP="00BA50C8">
      <w:pPr>
        <w:rPr>
          <w:lang w:val="en-US"/>
        </w:rPr>
      </w:pPr>
      <w:r w:rsidRPr="00997AE0">
        <w:rPr>
          <w:lang w:val="en-US"/>
        </w:rPr>
        <w:t>The length of the direct space vector becomes shorter: d’ =d</w:t>
      </w:r>
      <w:r w:rsidR="00AE4875">
        <w:rPr>
          <w:lang w:val="en-US"/>
        </w:rPr>
        <w:t xml:space="preserve"> cos(</w:t>
      </w:r>
      <w:r w:rsidR="00AE4875">
        <w:rPr>
          <w:rFonts w:ascii="Symbol" w:hAnsi="Symbol"/>
          <w:lang w:val="en-US"/>
        </w:rPr>
        <w:t></w:t>
      </w:r>
      <w:r w:rsidR="00AE4875">
        <w:rPr>
          <w:lang w:val="en-US"/>
        </w:rPr>
        <w:t xml:space="preserve">). And it is tilted with components </w:t>
      </w:r>
      <w:r w:rsidR="00F12FD2">
        <w:rPr>
          <w:lang w:val="en-US"/>
        </w:rPr>
        <w:t xml:space="preserve">in y and z as </w:t>
      </w:r>
      <w:r w:rsidR="00AE4875">
        <w:rPr>
          <w:lang w:val="en-US"/>
        </w:rPr>
        <w:t xml:space="preserve"> (</w:t>
      </w:r>
      <w:r w:rsidR="00F12FD2">
        <w:rPr>
          <w:lang w:val="en-US"/>
        </w:rPr>
        <w:t>d’sin(</w:t>
      </w:r>
      <w:r w:rsidR="00F12FD2">
        <w:rPr>
          <w:rFonts w:ascii="Symbol" w:hAnsi="Symbol"/>
          <w:lang w:val="en-US"/>
        </w:rPr>
        <w:t></w:t>
      </w:r>
      <w:r w:rsidR="00F12FD2">
        <w:rPr>
          <w:lang w:val="en-US"/>
        </w:rPr>
        <w:t xml:space="preserve">), </w:t>
      </w:r>
      <w:r w:rsidR="00AE4875">
        <w:rPr>
          <w:lang w:val="en-US"/>
        </w:rPr>
        <w:t>d’cos(</w:t>
      </w:r>
      <w:r w:rsidR="00AE4875">
        <w:rPr>
          <w:rFonts w:ascii="Symbol" w:hAnsi="Symbol"/>
          <w:lang w:val="en-US"/>
        </w:rPr>
        <w:t></w:t>
      </w:r>
      <w:r w:rsidR="00F12FD2">
        <w:rPr>
          <w:lang w:val="en-US"/>
        </w:rPr>
        <w:t>)</w:t>
      </w:r>
      <w:r w:rsidR="003B3504">
        <w:rPr>
          <w:lang w:val="en-US"/>
        </w:rPr>
        <w:t>).</w:t>
      </w:r>
      <w:r w:rsidR="00AE4875">
        <w:rPr>
          <w:lang w:val="en-US"/>
        </w:rPr>
        <w:t xml:space="preserve"> This direct space vector corresponds to a reciprocal space vector in the same direction (direct and reciprocal space rotates together) with a length of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.</m:t>
        </m:r>
      </m:oMath>
    </w:p>
    <w:p w14:paraId="4D6C728F" w14:textId="5EFBABFA" w:rsidR="00F12FD2" w:rsidRDefault="00F12FD2" w:rsidP="00BA50C8">
      <w:pPr>
        <w:rPr>
          <w:lang w:val="en-US"/>
        </w:rPr>
      </w:pPr>
      <w:r>
        <w:rPr>
          <w:lang w:val="en-US"/>
        </w:rPr>
        <w:t xml:space="preserve">Let reciprocal space be defined by  </w:t>
      </w:r>
      <w:r w:rsidR="003B3504">
        <w:rPr>
          <w:u w:val="single"/>
          <w:lang w:val="en-US"/>
        </w:rPr>
        <w:t>G</w:t>
      </w:r>
      <w:r>
        <w:rPr>
          <w:lang w:val="en-US"/>
        </w:rPr>
        <w:t xml:space="preserve"> + </w:t>
      </w:r>
      <w:r w:rsidRPr="00F12FD2">
        <w:rPr>
          <w:u w:val="single"/>
          <w:lang w:val="en-US"/>
        </w:rPr>
        <w:t>q</w:t>
      </w:r>
      <w:r w:rsidRPr="00F12FD2">
        <w:rPr>
          <w:lang w:val="en-US"/>
        </w:rPr>
        <w:t xml:space="preserve">, where </w:t>
      </w:r>
      <w:r w:rsidR="002E6DA8">
        <w:rPr>
          <w:u w:val="single"/>
          <w:lang w:val="en-US"/>
        </w:rPr>
        <w:t>G</w:t>
      </w:r>
      <w:r>
        <w:rPr>
          <w:lang w:val="en-US"/>
        </w:rPr>
        <w:t xml:space="preserve"> is the Bragg peak related to the undisturbed lattice (no dislocation). Then</w:t>
      </w:r>
    </w:p>
    <w:p w14:paraId="7655BA18" w14:textId="77777777" w:rsidR="00F12FD2" w:rsidRDefault="00F12FD2" w:rsidP="00BA50C8">
      <w:pPr>
        <w:rPr>
          <w:lang w:val="en-US"/>
        </w:rPr>
      </w:pPr>
    </w:p>
    <w:p w14:paraId="6DA2CE8D" w14:textId="15AC0B63" w:rsidR="00BA50C8" w:rsidRPr="00C45E95" w:rsidRDefault="009E61D7" w:rsidP="00C45E95">
      <w:pPr>
        <w:jc w:val="center"/>
        <w:rPr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d'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func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d'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func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d</m:t>
                </m:r>
              </m:den>
            </m:f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φ</m:t>
                </m:r>
              </m:e>
            </m:func>
            <m:r>
              <w:rPr>
                <w:rFonts w:ascii="Cambria Math" w:hAnsi="Cambria Math"/>
                <w:lang w:val="en-US"/>
              </w:rPr>
              <m:t>, 0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2πr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  <m:r>
              <w:rPr>
                <w:rFonts w:ascii="Cambria Math" w:hAnsi="Cambria Math"/>
                <w:lang w:val="en-US"/>
              </w:rPr>
              <m:t>, 0</m:t>
            </m:r>
          </m:e>
        </m:d>
      </m:oMath>
      <w:r w:rsidR="00083E27">
        <w:rPr>
          <w:lang w:val="en-US"/>
        </w:rPr>
        <w:t xml:space="preserve">  </w:t>
      </w:r>
    </w:p>
    <w:p w14:paraId="77A9B067" w14:textId="77777777" w:rsidR="00C45E95" w:rsidRDefault="00C45E95" w:rsidP="00C45E95">
      <w:pPr>
        <w:jc w:val="center"/>
        <w:rPr>
          <w:lang w:val="en-US"/>
        </w:rPr>
      </w:pPr>
    </w:p>
    <w:p w14:paraId="2D2E8358" w14:textId="4058E253" w:rsidR="00083E27" w:rsidRDefault="00083E27" w:rsidP="00C45E95">
      <w:pPr>
        <w:rPr>
          <w:lang w:val="en-US"/>
        </w:rPr>
      </w:pPr>
      <w:r>
        <w:rPr>
          <w:lang w:val="en-US"/>
        </w:rPr>
        <w:t xml:space="preserve">Due to the cylinder symmetry also in reciprocal space, in general we have </w:t>
      </w:r>
    </w:p>
    <w:p w14:paraId="6C7189A7" w14:textId="77777777" w:rsidR="00083E27" w:rsidRDefault="00083E27" w:rsidP="00C45E95">
      <w:pPr>
        <w:rPr>
          <w:lang w:val="en-US"/>
        </w:rPr>
      </w:pPr>
    </w:p>
    <w:p w14:paraId="5ABABED5" w14:textId="6F8ACDC2" w:rsidR="00083E27" w:rsidRDefault="009E61D7" w:rsidP="00083E27">
      <w:pPr>
        <w:jc w:val="center"/>
        <w:rPr>
          <w:lang w:val="en-US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2πr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  <m:r>
              <w:rPr>
                <w:rFonts w:ascii="Cambria Math" w:hAnsi="Cambria Math"/>
                <w:lang w:val="en-US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2πr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  <m:r>
              <w:rPr>
                <w:rFonts w:ascii="Cambria Math" w:hAnsi="Cambria Math"/>
                <w:lang w:val="en-US"/>
              </w:rPr>
              <m:t>, 0</m:t>
            </m:r>
          </m:e>
        </m:d>
      </m:oMath>
      <w:r w:rsidR="00104BB6">
        <w:rPr>
          <w:lang w:val="en-US"/>
        </w:rPr>
        <w:t xml:space="preserve">    (7)</w:t>
      </w:r>
    </w:p>
    <w:p w14:paraId="6C4B9D25" w14:textId="77777777" w:rsidR="00083E27" w:rsidRDefault="00083E27" w:rsidP="00C45E95">
      <w:pPr>
        <w:rPr>
          <w:lang w:val="en-US"/>
        </w:rPr>
      </w:pPr>
    </w:p>
    <w:p w14:paraId="7015C2CE" w14:textId="4F8A92DD" w:rsidR="00C45E95" w:rsidRDefault="003B3504" w:rsidP="00332F8F">
      <w:pPr>
        <w:rPr>
          <w:rFonts w:ascii="Cambria" w:hAnsi="Cambria"/>
          <w:lang w:val="en-US"/>
        </w:rPr>
      </w:pPr>
      <w:r>
        <w:rPr>
          <w:lang w:val="en-US"/>
        </w:rPr>
        <w:t xml:space="preserve">We recognize the </w:t>
      </w:r>
      <w:r w:rsidRPr="003B3504">
        <w:rPr>
          <w:u w:val="single"/>
          <w:lang w:val="en-US"/>
        </w:rPr>
        <w:t>G</w:t>
      </w:r>
      <w:r>
        <w:rPr>
          <w:lang w:val="en-US"/>
        </w:rPr>
        <w:t xml:space="preserve"> </w:t>
      </w:r>
      <w:r w:rsidRPr="003B3504">
        <w:rPr>
          <w:u w:val="single"/>
          <w:lang w:val="en-US"/>
        </w:rPr>
        <w:t>B</w:t>
      </w:r>
      <w:r>
        <w:rPr>
          <w:lang w:val="en-US"/>
        </w:rPr>
        <w:t xml:space="preserve"> contrast mechanism. </w:t>
      </w:r>
      <w:r w:rsidR="00C45E95" w:rsidRPr="003B3504">
        <w:rPr>
          <w:lang w:val="en-US"/>
        </w:rPr>
        <w:t>In</w:t>
      </w:r>
      <w:r w:rsidR="00C45E95">
        <w:rPr>
          <w:lang w:val="en-US"/>
        </w:rPr>
        <w:t xml:space="preserve"> practice we have a resolution of 100 nm or worse, implying that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ba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</m:bar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-3</m:t>
            </m:r>
          </m:sup>
        </m:sSup>
      </m:oMath>
      <w:r w:rsidR="006214D3">
        <w:rPr>
          <w:rFonts w:ascii="Symbol" w:hAnsi="Symbol"/>
          <w:lang w:val="en-US"/>
        </w:rPr>
        <w:t></w:t>
      </w:r>
      <w:r w:rsidR="006214D3">
        <w:rPr>
          <w:rFonts w:ascii="Cambria" w:hAnsi="Cambria"/>
          <w:lang w:val="en-US"/>
        </w:rPr>
        <w:t xml:space="preserve"> From this also follows that within experimental error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G+q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</m:e>
        </m:d>
        <m:r>
          <w:rPr>
            <w:rFonts w:ascii="Cambria Math" w:hAnsi="Cambria Math"/>
            <w:lang w:val="en-US"/>
          </w:rPr>
          <m:t xml:space="preserve">.  </m:t>
        </m:r>
      </m:oMath>
    </w:p>
    <w:p w14:paraId="6540922F" w14:textId="77777777" w:rsidR="006214D3" w:rsidRDefault="006214D3" w:rsidP="00332F8F">
      <w:pPr>
        <w:rPr>
          <w:rFonts w:ascii="Cambria" w:hAnsi="Cambria"/>
          <w:lang w:val="en-US"/>
        </w:rPr>
      </w:pPr>
    </w:p>
    <w:p w14:paraId="4E425FC2" w14:textId="2DB6384B" w:rsidR="009E40BC" w:rsidRPr="009E40BC" w:rsidRDefault="009E40BC" w:rsidP="00332F8F">
      <w:pPr>
        <w:rPr>
          <w:rFonts w:ascii="Cambria" w:hAnsi="Cambria"/>
          <w:u w:val="single"/>
          <w:lang w:val="en-US"/>
        </w:rPr>
      </w:pPr>
      <w:r w:rsidRPr="009E40BC">
        <w:rPr>
          <w:rFonts w:ascii="Cambria" w:hAnsi="Cambria"/>
          <w:u w:val="single"/>
          <w:lang w:val="en-US"/>
        </w:rPr>
        <w:t xml:space="preserve">Main </w:t>
      </w:r>
      <w:r>
        <w:rPr>
          <w:rFonts w:ascii="Cambria" w:hAnsi="Cambria"/>
          <w:u w:val="single"/>
          <w:lang w:val="en-US"/>
        </w:rPr>
        <w:t>properties</w:t>
      </w:r>
    </w:p>
    <w:p w14:paraId="060E42EE" w14:textId="77777777" w:rsidR="009E40BC" w:rsidRDefault="009E40BC" w:rsidP="00332F8F">
      <w:pPr>
        <w:rPr>
          <w:rFonts w:ascii="Cambria" w:hAnsi="Cambria"/>
          <w:lang w:val="en-US"/>
        </w:rPr>
      </w:pPr>
    </w:p>
    <w:p w14:paraId="123100A1" w14:textId="63607250" w:rsidR="006214D3" w:rsidRDefault="006214D3" w:rsidP="00332F8F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In the context of the microscopy set up this means that for the screw dislocation along z:</w:t>
      </w:r>
    </w:p>
    <w:p w14:paraId="45B6A640" w14:textId="77777777" w:rsidR="006214D3" w:rsidRDefault="006214D3" w:rsidP="00332F8F">
      <w:pPr>
        <w:rPr>
          <w:rFonts w:ascii="Cambria" w:hAnsi="Cambria"/>
          <w:lang w:val="en-US"/>
        </w:rPr>
      </w:pPr>
    </w:p>
    <w:p w14:paraId="70FED02F" w14:textId="6FC8A563" w:rsidR="00A47C16" w:rsidRPr="00A47C16" w:rsidRDefault="009E40BC" w:rsidP="006214D3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>
        <w:rPr>
          <w:rFonts w:ascii="Cambria" w:hAnsi="Cambria"/>
          <w:color w:val="FF0000"/>
          <w:lang w:val="en-US"/>
        </w:rPr>
        <w:t>The scattering is characterized by a precesion of the G-vector in the (q</w:t>
      </w:r>
      <w:r>
        <w:rPr>
          <w:rFonts w:ascii="Cambria" w:hAnsi="Cambria"/>
          <w:color w:val="FF0000"/>
          <w:vertAlign w:val="subscript"/>
          <w:lang w:val="en-US"/>
        </w:rPr>
        <w:t>x</w:t>
      </w:r>
      <w:r>
        <w:rPr>
          <w:rFonts w:ascii="Cambria" w:hAnsi="Cambria"/>
          <w:color w:val="FF0000"/>
          <w:lang w:val="en-US"/>
        </w:rPr>
        <w:t>, q</w:t>
      </w:r>
      <w:r>
        <w:rPr>
          <w:rFonts w:ascii="Cambria" w:hAnsi="Cambria"/>
          <w:color w:val="FF0000"/>
          <w:vertAlign w:val="subscript"/>
          <w:lang w:val="en-US"/>
        </w:rPr>
        <w:t>y</w:t>
      </w:r>
      <w:r>
        <w:rPr>
          <w:rFonts w:ascii="Cambria" w:hAnsi="Cambria"/>
          <w:color w:val="FF0000"/>
          <w:lang w:val="en-US"/>
        </w:rPr>
        <w:t xml:space="preserve">) plane. </w:t>
      </w:r>
      <w:r w:rsidR="00A47C16">
        <w:rPr>
          <w:rFonts w:ascii="Cambria" w:hAnsi="Cambria"/>
          <w:color w:val="FF0000"/>
          <w:lang w:val="en-US"/>
        </w:rPr>
        <w:t>For y=0, the G-vector is offset in direction q</w:t>
      </w:r>
      <w:r w:rsidR="00A47C16">
        <w:rPr>
          <w:rFonts w:ascii="Cambria" w:hAnsi="Cambria"/>
          <w:color w:val="FF0000"/>
          <w:vertAlign w:val="subscript"/>
          <w:lang w:val="en-US"/>
        </w:rPr>
        <w:t>y</w:t>
      </w:r>
      <w:r w:rsidR="00A47C16">
        <w:rPr>
          <w:rFonts w:ascii="Cambria" w:hAnsi="Cambria"/>
          <w:color w:val="FF0000"/>
          <w:lang w:val="en-US"/>
        </w:rPr>
        <w:t>, for x=0, G-vector is offset in direction q</w:t>
      </w:r>
      <w:r w:rsidR="00A47C16">
        <w:rPr>
          <w:rFonts w:ascii="Cambria" w:hAnsi="Cambria"/>
          <w:color w:val="FF0000"/>
          <w:vertAlign w:val="subscript"/>
          <w:lang w:val="en-US"/>
        </w:rPr>
        <w:t>x</w:t>
      </w:r>
      <w:r w:rsidR="00A47C16">
        <w:rPr>
          <w:rFonts w:ascii="Cambria" w:hAnsi="Cambria"/>
          <w:color w:val="FF0000"/>
          <w:lang w:val="en-US"/>
        </w:rPr>
        <w:t>.</w:t>
      </w:r>
    </w:p>
    <w:p w14:paraId="44A38A7C" w14:textId="3765C344" w:rsidR="006214D3" w:rsidRDefault="0072056F" w:rsidP="006214D3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>
        <w:rPr>
          <w:rFonts w:ascii="Cambria" w:hAnsi="Cambria"/>
          <w:color w:val="FF0000"/>
          <w:lang w:val="en-US"/>
        </w:rPr>
        <w:t xml:space="preserve">There is no contrast </w:t>
      </w:r>
      <w:r w:rsidR="006214D3" w:rsidRPr="00A750B6">
        <w:rPr>
          <w:rFonts w:ascii="Cambria" w:hAnsi="Cambria"/>
          <w:color w:val="FF0000"/>
          <w:lang w:val="en-US"/>
        </w:rPr>
        <w:t xml:space="preserve">in varying </w:t>
      </w:r>
      <w:r w:rsidR="006214D3" w:rsidRPr="00A750B6">
        <w:rPr>
          <w:rFonts w:ascii="Symbol" w:hAnsi="Symbol"/>
          <w:color w:val="FF0000"/>
          <w:lang w:val="en-US"/>
        </w:rPr>
        <w:t></w:t>
      </w:r>
      <w:r w:rsidR="006214D3" w:rsidRPr="00A750B6">
        <w:rPr>
          <w:rFonts w:ascii="Symbol" w:hAnsi="Symbol"/>
          <w:color w:val="FF0000"/>
          <w:lang w:val="en-US"/>
        </w:rPr>
        <w:t></w:t>
      </w:r>
      <w:r w:rsidR="006214D3" w:rsidRPr="00A750B6">
        <w:rPr>
          <w:rFonts w:ascii="Symbol" w:hAnsi="Symbol"/>
          <w:color w:val="FF0000"/>
          <w:lang w:val="en-US"/>
        </w:rPr>
        <w:t></w:t>
      </w:r>
      <w:r w:rsidR="006214D3" w:rsidRPr="00A750B6">
        <w:rPr>
          <w:rFonts w:ascii="Symbol" w:hAnsi="Symbol"/>
          <w:color w:val="FF0000"/>
          <w:lang w:val="en-US"/>
        </w:rPr>
        <w:t></w:t>
      </w:r>
      <w:r w:rsidR="006214D3" w:rsidRPr="00A750B6">
        <w:rPr>
          <w:rFonts w:ascii="Symbol" w:hAnsi="Symbol"/>
          <w:color w:val="FF0000"/>
          <w:lang w:val="en-US"/>
        </w:rPr>
        <w:t></w:t>
      </w:r>
      <w:r w:rsidR="006214D3" w:rsidRPr="00A750B6">
        <w:rPr>
          <w:rFonts w:ascii="Symbol" w:hAnsi="Symbol"/>
          <w:color w:val="FF0000"/>
          <w:lang w:val="en-US"/>
        </w:rPr>
        <w:t></w:t>
      </w:r>
      <w:r w:rsidR="006214D3" w:rsidRPr="00A750B6">
        <w:rPr>
          <w:rFonts w:ascii="Cambria" w:hAnsi="Cambria"/>
          <w:color w:val="FF0000"/>
          <w:lang w:val="en-US"/>
        </w:rPr>
        <w:t>The objective will integrate fully over the signal in direction q</w:t>
      </w:r>
      <w:r w:rsidR="006214D3" w:rsidRPr="00A750B6">
        <w:rPr>
          <w:rFonts w:ascii="Cambria" w:hAnsi="Cambria"/>
          <w:color w:val="FF0000"/>
          <w:vertAlign w:val="subscript"/>
          <w:lang w:val="en-US"/>
        </w:rPr>
        <w:t>z</w:t>
      </w:r>
      <w:r w:rsidR="006214D3">
        <w:rPr>
          <w:rFonts w:ascii="Cambria" w:hAnsi="Cambria"/>
          <w:lang w:val="en-US"/>
        </w:rPr>
        <w:t xml:space="preserve">. </w:t>
      </w:r>
    </w:p>
    <w:p w14:paraId="633A9D08" w14:textId="43386E6E" w:rsidR="00AA22E5" w:rsidRPr="00AA22E5" w:rsidRDefault="00AA22E5" w:rsidP="00AA22E5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 w:rsidRPr="00AA22E5">
        <w:rPr>
          <w:rFonts w:ascii="Cambria" w:hAnsi="Cambria"/>
          <w:lang w:val="en-US"/>
        </w:rPr>
        <w:t>For fixed x, the maximum q</w:t>
      </w:r>
      <w:r w:rsidRPr="00AA22E5">
        <w:rPr>
          <w:rFonts w:ascii="Cambria" w:hAnsi="Cambria"/>
          <w:vertAlign w:val="subscript"/>
          <w:lang w:val="en-US"/>
        </w:rPr>
        <w:t>y</w:t>
      </w:r>
      <w:r w:rsidRPr="00AA22E5">
        <w:rPr>
          <w:rFonts w:ascii="Cambria" w:hAnsi="Cambria"/>
          <w:lang w:val="en-US"/>
        </w:rPr>
        <w:t xml:space="preserve"> appears at x=y, and is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Gb</m:t>
            </m:r>
          </m:num>
          <m:den>
            <m:r>
              <w:rPr>
                <w:rFonts w:ascii="Cambria Math" w:hAnsi="Cambria Math"/>
                <w:lang w:val="en-US"/>
              </w:rPr>
              <m:t>4πx</m:t>
            </m:r>
          </m:den>
        </m:f>
      </m:oMath>
      <w:r w:rsidRPr="00AA22E5">
        <w:rPr>
          <w:rFonts w:ascii="Cambria" w:hAnsi="Cambria"/>
          <w:lang w:val="en-US"/>
        </w:rPr>
        <w:t xml:space="preserve">. </w:t>
      </w:r>
      <w:r w:rsidR="00D82E54">
        <w:rPr>
          <w:rFonts w:ascii="Cambria" w:hAnsi="Cambria"/>
          <w:color w:val="FF0000"/>
          <w:lang w:val="en-US"/>
        </w:rPr>
        <w:t>F</w:t>
      </w:r>
      <w:r w:rsidRPr="00A750B6">
        <w:rPr>
          <w:rFonts w:ascii="Cambria" w:hAnsi="Cambria"/>
          <w:color w:val="FF0000"/>
          <w:lang w:val="en-US"/>
        </w:rPr>
        <w:t xml:space="preserve">or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FF0000"/>
                <w:lang w:val="en-US"/>
              </w:rPr>
            </m:ctrlPr>
          </m:dPr>
          <m:e>
            <m:r>
              <w:rPr>
                <w:rFonts w:ascii="Cambria Math" w:hAnsi="Cambria Math"/>
                <w:color w:val="FF0000"/>
                <w:lang w:val="en-US"/>
              </w:rPr>
              <m:t>x</m:t>
            </m:r>
          </m:e>
        </m:d>
        <m:r>
          <w:rPr>
            <w:rFonts w:ascii="Cambria Math" w:hAnsi="Cambria Math"/>
            <w:color w:val="FF0000"/>
            <w:lang w:val="en-US"/>
          </w:rPr>
          <m:t xml:space="preserve">≥ </m:t>
        </m:r>
      </m:oMath>
      <w:r w:rsidRPr="00A750B6">
        <w:rPr>
          <w:rFonts w:ascii="Cambria" w:hAnsi="Cambria"/>
          <w:color w:val="FF0000"/>
          <w:lang w:val="en-US"/>
        </w:rPr>
        <w:t xml:space="preserve">100 nm, </w:t>
      </w:r>
      <w:r w:rsidR="00A1778A">
        <w:rPr>
          <w:rFonts w:ascii="Cambria" w:hAnsi="Cambria"/>
          <w:color w:val="FF0000"/>
          <w:lang w:val="en-US"/>
        </w:rPr>
        <w:t xml:space="preserve">this is an order of magnitude smaller than the resolution </w:t>
      </w:r>
      <w:r w:rsidR="00A1778A">
        <w:rPr>
          <w:rFonts w:ascii="Symbol" w:hAnsi="Symbol"/>
          <w:color w:val="FF0000"/>
          <w:lang w:val="en-US"/>
        </w:rPr>
        <w:t></w:t>
      </w:r>
      <w:r w:rsidR="00A1778A">
        <w:rPr>
          <w:rFonts w:ascii="Symbol" w:hAnsi="Symbol"/>
          <w:color w:val="FF0000"/>
          <w:lang w:val="en-US"/>
        </w:rPr>
        <w:t></w:t>
      </w:r>
      <w:r w:rsidR="00A1778A">
        <w:rPr>
          <w:rFonts w:ascii="Cambria" w:hAnsi="Cambria"/>
          <w:color w:val="FF0000"/>
          <w:lang w:val="en-US"/>
        </w:rPr>
        <w:t>q</w:t>
      </w:r>
      <w:r w:rsidR="00A1778A">
        <w:rPr>
          <w:rFonts w:ascii="Cambria" w:hAnsi="Cambria"/>
          <w:color w:val="FF0000"/>
          <w:vertAlign w:val="subscript"/>
          <w:lang w:val="en-US"/>
        </w:rPr>
        <w:t>x</w:t>
      </w:r>
      <w:r w:rsidR="00A1778A">
        <w:rPr>
          <w:rFonts w:ascii="Cambria" w:hAnsi="Cambria"/>
          <w:color w:val="FF0000"/>
          <w:lang w:val="en-US"/>
        </w:rPr>
        <w:t>.</w:t>
      </w:r>
    </w:p>
    <w:p w14:paraId="3346DC24" w14:textId="48A6C6C9" w:rsidR="00E3577D" w:rsidRPr="006214D3" w:rsidRDefault="00E3577D" w:rsidP="006214D3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If properly aligned in the lab coordinate system the q-vector is constant during a topo-tomo rotation.</w:t>
      </w:r>
    </w:p>
    <w:p w14:paraId="0181AD85" w14:textId="77777777" w:rsidR="00043373" w:rsidRDefault="00043373" w:rsidP="00E16BA7">
      <w:pPr>
        <w:rPr>
          <w:u w:val="single"/>
          <w:lang w:val="en-US"/>
        </w:rPr>
      </w:pPr>
    </w:p>
    <w:p w14:paraId="25BA87E4" w14:textId="77777777" w:rsidR="005A4EBC" w:rsidRDefault="005A4EBC" w:rsidP="00E16BA7">
      <w:pPr>
        <w:rPr>
          <w:lang w:val="en-US"/>
        </w:rPr>
      </w:pPr>
    </w:p>
    <w:p w14:paraId="429A6D96" w14:textId="1F2652FA" w:rsidR="009E40BC" w:rsidRPr="009E40BC" w:rsidRDefault="009E40BC" w:rsidP="00E16BA7">
      <w:pPr>
        <w:rPr>
          <w:u w:val="single"/>
          <w:lang w:val="en-US"/>
        </w:rPr>
      </w:pPr>
      <w:r w:rsidRPr="009E40BC">
        <w:rPr>
          <w:u w:val="single"/>
          <w:lang w:val="en-US"/>
        </w:rPr>
        <w:t>Integrated intensity</w:t>
      </w:r>
    </w:p>
    <w:p w14:paraId="5702BD55" w14:textId="77777777" w:rsidR="009E40BC" w:rsidRDefault="009E40BC" w:rsidP="00E16BA7">
      <w:pPr>
        <w:rPr>
          <w:lang w:val="en-US"/>
        </w:rPr>
      </w:pPr>
    </w:p>
    <w:p w14:paraId="50D6C3FC" w14:textId="73ABD0CB" w:rsidR="00CC68C6" w:rsidRPr="00572BD7" w:rsidRDefault="00CC68C6" w:rsidP="00CC68C6">
      <w:pPr>
        <w:rPr>
          <w:lang w:val="en-US"/>
        </w:rPr>
      </w:pPr>
      <w:r>
        <w:rPr>
          <w:lang w:val="en-US"/>
        </w:rPr>
        <w:t xml:space="preserve">First we note that along the rod </w:t>
      </w:r>
      <w:r w:rsidR="00DE72B3">
        <w:rPr>
          <w:lang w:val="en-US"/>
        </w:rPr>
        <w:t xml:space="preserve">at distance x from the core </w:t>
      </w:r>
      <w:r>
        <w:rPr>
          <w:lang w:val="en-US"/>
        </w:rPr>
        <w:t xml:space="preserve">we can invert </w:t>
      </w:r>
      <w:r w:rsidR="00DE72B3">
        <w:rPr>
          <w:lang w:val="en-US"/>
        </w:rPr>
        <w:t xml:space="preserve">Eq 3 </w:t>
      </w:r>
      <w:r w:rsidRPr="00572BD7">
        <w:rPr>
          <w:lang w:val="en-US"/>
        </w:rPr>
        <w:t xml:space="preserve">to get </w:t>
      </w:r>
      <w:r w:rsidR="00DE72B3">
        <w:rPr>
          <w:lang w:val="en-US"/>
        </w:rPr>
        <w:t>(with C being short for b/2</w:t>
      </w:r>
      <w:r w:rsidR="00DE72B3" w:rsidRPr="00DE72B3">
        <w:rPr>
          <w:rFonts w:ascii="Symbol" w:hAnsi="Symbol"/>
          <w:lang w:val="en-US"/>
        </w:rPr>
        <w:t></w:t>
      </w:r>
      <w:r w:rsidR="00DE72B3">
        <w:rPr>
          <w:lang w:val="en-US"/>
        </w:rPr>
        <w:t>):</w:t>
      </w:r>
    </w:p>
    <w:p w14:paraId="071760F7" w14:textId="6D6B3086" w:rsidR="00CC68C6" w:rsidRPr="00572BD7" w:rsidRDefault="00CC68C6" w:rsidP="00CB5C1D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y=±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Cx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</m:oMath>
      <w:r w:rsidR="00DE72B3">
        <w:rPr>
          <w:lang w:val="en-US"/>
        </w:rPr>
        <w:t>.</w:t>
      </w:r>
      <w:r w:rsidRPr="00572BD7">
        <w:rPr>
          <w:lang w:val="en-US"/>
        </w:rPr>
        <w:t xml:space="preserve"> </w:t>
      </w:r>
      <w:r w:rsidR="00104BB6">
        <w:rPr>
          <w:lang w:val="en-US"/>
        </w:rPr>
        <w:t xml:space="preserve">   (8</w:t>
      </w:r>
      <w:r w:rsidR="00A97CBF">
        <w:rPr>
          <w:lang w:val="en-US"/>
        </w:rPr>
        <w:t>a</w:t>
      </w:r>
      <w:r w:rsidR="00104BB6">
        <w:rPr>
          <w:lang w:val="en-US"/>
        </w:rPr>
        <w:t>)</w:t>
      </w:r>
    </w:p>
    <w:p w14:paraId="26EF8586" w14:textId="1B16F368" w:rsidR="00CC68C6" w:rsidRPr="00572BD7" w:rsidRDefault="00783DBA" w:rsidP="00CC68C6">
      <w:pPr>
        <w:rPr>
          <w:lang w:val="en-US"/>
        </w:rPr>
      </w:pPr>
      <w:r>
        <w:rPr>
          <w:lang w:val="en-US"/>
        </w:rPr>
        <w:t>This is valid for</w:t>
      </w:r>
      <m:oMath>
        <m:r>
          <w:rPr>
            <w:rFonts w:ascii="Cambria Math" w:hAnsi="Cambria Math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C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x</m:t>
                </m:r>
              </m:den>
            </m:f>
          </m:e>
        </m:d>
        <m:r>
          <w:rPr>
            <w:rFonts w:ascii="Cambria Math" w:hAnsi="Cambria Math"/>
            <w:lang w:val="en-US"/>
          </w:rPr>
          <m:t xml:space="preserve">. </m:t>
        </m:r>
      </m:oMath>
      <w:r w:rsidR="00DE72B3">
        <w:rPr>
          <w:lang w:val="en-US"/>
        </w:rPr>
        <w:t xml:space="preserve"> </w:t>
      </w:r>
      <w:r w:rsidR="00CC68C6" w:rsidRPr="00572BD7">
        <w:rPr>
          <w:lang w:val="en-US"/>
        </w:rPr>
        <w:t xml:space="preserve">Differentiating </w:t>
      </w:r>
      <w:r w:rsidR="00DE72B3">
        <w:rPr>
          <w:lang w:val="en-US"/>
        </w:rPr>
        <w:t>this with respect to</w:t>
      </w:r>
      <w:r w:rsidR="00CC68C6" w:rsidRPr="00572BD7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CC68C6" w:rsidRPr="00572BD7">
        <w:rPr>
          <w:lang w:val="en-US"/>
        </w:rPr>
        <w:t xml:space="preserve"> gives </w:t>
      </w:r>
    </w:p>
    <w:p w14:paraId="4DE23C72" w14:textId="77777777" w:rsidR="00CC68C6" w:rsidRPr="00572BD7" w:rsidRDefault="00CC68C6" w:rsidP="00CC68C6">
      <w:pPr>
        <w:rPr>
          <w:lang w:val="en-US"/>
        </w:rPr>
      </w:pPr>
    </w:p>
    <w:p w14:paraId="404CDD3C" w14:textId="2CADE158" w:rsidR="00CC68C6" w:rsidRDefault="00CC68C6" w:rsidP="00DE72B3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dy= ∓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Cx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Cx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  <w:lang w:val="en-US"/>
          </w:rPr>
          <m:t xml:space="preserve"> 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DE72B3">
        <w:rPr>
          <w:lang w:val="en-US"/>
        </w:rPr>
        <w:t>.</w:t>
      </w:r>
      <w:r w:rsidR="00A97CBF">
        <w:rPr>
          <w:lang w:val="en-US"/>
        </w:rPr>
        <w:t xml:space="preserve"> (8b)</w:t>
      </w:r>
    </w:p>
    <w:p w14:paraId="4F53E9E9" w14:textId="77777777" w:rsidR="009D2450" w:rsidRDefault="009D2450" w:rsidP="00E16BA7">
      <w:pPr>
        <w:rPr>
          <w:lang w:val="en-US"/>
        </w:rPr>
      </w:pPr>
    </w:p>
    <w:p w14:paraId="17F014B2" w14:textId="0BF5215E" w:rsidR="003A039B" w:rsidRPr="003A039B" w:rsidRDefault="003A039B" w:rsidP="00E16BA7">
      <w:pPr>
        <w:rPr>
          <w:rFonts w:ascii="Cambria" w:hAnsi="Cambria"/>
          <w:lang w:val="en-US"/>
        </w:rPr>
      </w:pPr>
      <w:r>
        <w:rPr>
          <w:lang w:val="en-US"/>
        </w:rPr>
        <w:t xml:space="preserve">The </w:t>
      </w:r>
      <w:r w:rsidR="00783DBA">
        <w:rPr>
          <w:lang w:val="en-US"/>
        </w:rPr>
        <w:t xml:space="preserve">total </w:t>
      </w:r>
      <w:r>
        <w:rPr>
          <w:lang w:val="en-US"/>
        </w:rPr>
        <w:t>length of the line</w:t>
      </w:r>
      <w:r w:rsidR="00783DBA">
        <w:rPr>
          <w:lang w:val="en-US"/>
        </w:rPr>
        <w:t xml:space="preserve"> segment </w:t>
      </w:r>
      <w:r>
        <w:rPr>
          <w:lang w:val="en-US"/>
        </w:rPr>
        <w:t xml:space="preserve">falling </w:t>
      </w:r>
      <w:r w:rsidR="00783DBA">
        <w:rPr>
          <w:lang w:val="en-US"/>
        </w:rPr>
        <w:t>L(x,</w:t>
      </w:r>
      <w:r w:rsidR="009D2450">
        <w:rPr>
          <w:lang w:val="en-US"/>
        </w:rPr>
        <w:t xml:space="preserve"> q</w:t>
      </w:r>
      <w:r w:rsidR="009D2450">
        <w:rPr>
          <w:vertAlign w:val="subscript"/>
          <w:lang w:val="en-US"/>
        </w:rPr>
        <w:t>y</w:t>
      </w:r>
      <w:r w:rsidR="00783DBA">
        <w:rPr>
          <w:lang w:val="en-US"/>
        </w:rPr>
        <w:t xml:space="preserve">) </w:t>
      </w:r>
      <w:r>
        <w:rPr>
          <w:lang w:val="en-US"/>
        </w:rPr>
        <w:t>within the interval</w:t>
      </w:r>
      <w:r w:rsidR="00104BB6">
        <w:rPr>
          <w:lang w:val="en-US"/>
        </w:rPr>
        <w:t xml:space="preserve"> dq</w:t>
      </w:r>
      <w:r w:rsidR="00104BB6">
        <w:rPr>
          <w:vertAlign w:val="subscript"/>
          <w:lang w:val="en-US"/>
        </w:rPr>
        <w:t>y</w:t>
      </w:r>
      <w:r w:rsidR="00104BB6">
        <w:rPr>
          <w:lang w:val="en-US"/>
        </w:rPr>
        <w:t xml:space="preserve"> </w:t>
      </w:r>
      <w:r>
        <w:rPr>
          <w:rFonts w:ascii="Cambria" w:hAnsi="Cambria"/>
          <w:lang w:val="en-US"/>
        </w:rPr>
        <w:t>is therefore g</w:t>
      </w:r>
      <w:r w:rsidR="00783DBA">
        <w:rPr>
          <w:rFonts w:ascii="Cambria" w:hAnsi="Cambria"/>
          <w:lang w:val="en-US"/>
        </w:rPr>
        <w:t xml:space="preserve">iven by </w:t>
      </w:r>
      <m:oMath>
        <m:r>
          <w:rPr>
            <w:rFonts w:ascii="Cambria Math" w:hAnsi="Cambria Math"/>
            <w:lang w:val="en-US"/>
          </w:rPr>
          <m:t>L= 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dy</m:t>
            </m:r>
          </m:e>
        </m:d>
      </m:oMath>
      <w:r w:rsidR="00783DBA">
        <w:rPr>
          <w:rFonts w:ascii="Cambria" w:hAnsi="Cambria"/>
          <w:lang w:val="en-US"/>
        </w:rPr>
        <w:t xml:space="preserve"> (the sum of a y&gt;0 and a y&lt;0 segment). </w:t>
      </w:r>
    </w:p>
    <w:p w14:paraId="7056A14A" w14:textId="77777777" w:rsidR="003A039B" w:rsidRDefault="003A039B" w:rsidP="00E16BA7">
      <w:pPr>
        <w:rPr>
          <w:lang w:val="en-US"/>
        </w:rPr>
      </w:pPr>
    </w:p>
    <w:p w14:paraId="560DC7D2" w14:textId="77777777" w:rsidR="009D2450" w:rsidRDefault="009E40BC" w:rsidP="00E16BA7">
      <w:pPr>
        <w:rPr>
          <w:lang w:val="en-US"/>
        </w:rPr>
      </w:pPr>
      <w:r w:rsidRPr="009D2450">
        <w:rPr>
          <w:color w:val="FF0000"/>
          <w:lang w:val="en-US"/>
        </w:rPr>
        <w:t>Within the incoherent scattering picture, we can determine the integrated intensity I(</w:t>
      </w:r>
      <w:r w:rsidR="00A47C16" w:rsidRPr="009D2450">
        <w:rPr>
          <w:color w:val="FF0000"/>
          <w:lang w:val="en-US"/>
        </w:rPr>
        <w:t xml:space="preserve">x, </w:t>
      </w:r>
      <w:r w:rsidRPr="009D2450">
        <w:rPr>
          <w:color w:val="FF0000"/>
          <w:lang w:val="en-US"/>
        </w:rPr>
        <w:t>q</w:t>
      </w:r>
      <w:r w:rsidRPr="009D2450">
        <w:rPr>
          <w:color w:val="FF0000"/>
          <w:vertAlign w:val="subscript"/>
          <w:lang w:val="en-US"/>
        </w:rPr>
        <w:t>y</w:t>
      </w:r>
      <w:r w:rsidRPr="009D2450">
        <w:rPr>
          <w:color w:val="FF0000"/>
          <w:lang w:val="en-US"/>
        </w:rPr>
        <w:t xml:space="preserve">) by simply </w:t>
      </w:r>
      <w:r w:rsidR="00A47C16" w:rsidRPr="009D2450">
        <w:rPr>
          <w:color w:val="FF0000"/>
          <w:lang w:val="en-US"/>
        </w:rPr>
        <w:t>integrating</w:t>
      </w:r>
      <w:r w:rsidRPr="009D2450">
        <w:rPr>
          <w:color w:val="FF0000"/>
          <w:lang w:val="en-US"/>
        </w:rPr>
        <w:t xml:space="preserve"> the</w:t>
      </w:r>
      <w:r w:rsidR="00A47C16" w:rsidRPr="009D2450">
        <w:rPr>
          <w:color w:val="FF0000"/>
          <w:lang w:val="en-US"/>
        </w:rPr>
        <w:t xml:space="preserve"> area in the (x,y)-plane that is within the instrumental resolution function.</w:t>
      </w:r>
      <w:r w:rsidR="009C1CB7">
        <w:rPr>
          <w:lang w:val="en-US"/>
        </w:rPr>
        <w:t xml:space="preserve"> </w:t>
      </w:r>
    </w:p>
    <w:p w14:paraId="48103EC0" w14:textId="77777777" w:rsidR="009D2450" w:rsidRDefault="009D2450" w:rsidP="00E16BA7">
      <w:pPr>
        <w:rPr>
          <w:lang w:val="en-US"/>
        </w:rPr>
      </w:pPr>
    </w:p>
    <w:p w14:paraId="4D1E85A2" w14:textId="54575860" w:rsidR="009D2450" w:rsidRDefault="009D2450" w:rsidP="00E16BA7">
      <w:pPr>
        <w:rPr>
          <w:lang w:val="en-US"/>
        </w:rPr>
      </w:pPr>
      <w:r>
        <w:rPr>
          <w:lang w:val="en-US"/>
        </w:rPr>
        <w:t>Le</w:t>
      </w:r>
      <w:r w:rsidR="00603B56">
        <w:rPr>
          <w:lang w:val="en-US"/>
        </w:rPr>
        <w:t>t</w:t>
      </w:r>
      <w:r>
        <w:rPr>
          <w:lang w:val="en-US"/>
        </w:rPr>
        <w:t xml:space="preserve"> us first assume that the instrumental resolution is ideal. </w:t>
      </w:r>
    </w:p>
    <w:p w14:paraId="26F9707E" w14:textId="1EAE1597" w:rsidR="009D2450" w:rsidRDefault="00EE0889" w:rsidP="00E16BA7">
      <w:pPr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1200015" wp14:editId="0BE99D44">
            <wp:extent cx="4325168" cy="2790402"/>
            <wp:effectExtent l="0" t="0" r="0" b="3810"/>
            <wp:docPr id="6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602" cy="279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D670B" w14:textId="4AAFF4A2" w:rsidR="009D2450" w:rsidRPr="00A1778A" w:rsidRDefault="006E7F41" w:rsidP="00E16BA7">
      <w:pPr>
        <w:rPr>
          <w:sz w:val="20"/>
          <w:szCs w:val="20"/>
          <w:lang w:val="en-US"/>
        </w:rPr>
      </w:pPr>
      <w:r w:rsidRPr="006E7F41">
        <w:rPr>
          <w:sz w:val="20"/>
          <w:szCs w:val="20"/>
          <w:lang w:val="en-US"/>
        </w:rPr>
        <w:t>Fig 5</w:t>
      </w:r>
      <w:r w:rsidR="00A1778A">
        <w:rPr>
          <w:sz w:val="20"/>
          <w:szCs w:val="20"/>
          <w:lang w:val="en-US"/>
        </w:rPr>
        <w:t>. Intensity as fct of x with q</w:t>
      </w:r>
      <w:r w:rsidR="00A1778A">
        <w:rPr>
          <w:sz w:val="20"/>
          <w:szCs w:val="20"/>
          <w:vertAlign w:val="subscript"/>
          <w:lang w:val="en-US"/>
        </w:rPr>
        <w:t>y</w:t>
      </w:r>
      <w:r w:rsidR="00A1778A">
        <w:rPr>
          <w:sz w:val="20"/>
          <w:szCs w:val="20"/>
          <w:lang w:val="en-US"/>
        </w:rPr>
        <w:t xml:space="preserve"> as parameter. (</w:t>
      </w:r>
      <w:r w:rsidR="001731FB">
        <w:rPr>
          <w:sz w:val="20"/>
          <w:szCs w:val="20"/>
          <w:lang w:val="en-US"/>
        </w:rPr>
        <w:t>Erroneously</w:t>
      </w:r>
      <w:r w:rsidR="00A1778A">
        <w:rPr>
          <w:sz w:val="20"/>
          <w:szCs w:val="20"/>
          <w:lang w:val="en-US"/>
        </w:rPr>
        <w:t xml:space="preserve"> here </w:t>
      </w:r>
      <w:r w:rsidR="00A1778A" w:rsidRPr="00A1778A">
        <w:rPr>
          <w:sz w:val="20"/>
          <w:szCs w:val="20"/>
          <w:lang w:val="en-US"/>
        </w:rPr>
        <w:t>b= 1.45E-10 is used</w:t>
      </w:r>
      <w:r w:rsidR="00A1778A">
        <w:rPr>
          <w:sz w:val="20"/>
          <w:szCs w:val="20"/>
          <w:lang w:val="en-US"/>
        </w:rPr>
        <w:t>.)</w:t>
      </w:r>
    </w:p>
    <w:p w14:paraId="099B4153" w14:textId="77777777" w:rsidR="006E7F41" w:rsidRDefault="006E7F41" w:rsidP="00E16BA7">
      <w:pPr>
        <w:rPr>
          <w:lang w:val="en-US"/>
        </w:rPr>
      </w:pPr>
    </w:p>
    <w:p w14:paraId="354141AA" w14:textId="01EB7E47" w:rsidR="00EE0889" w:rsidRDefault="00EE0889" w:rsidP="00E16BA7">
      <w:pPr>
        <w:rPr>
          <w:lang w:val="en-US"/>
        </w:rPr>
      </w:pPr>
      <w:r>
        <w:rPr>
          <w:lang w:val="en-US"/>
        </w:rPr>
        <w:t xml:space="preserve">The curve above shows </w:t>
      </w:r>
      <w:r w:rsidRPr="000F187B">
        <w:rPr>
          <w:color w:val="FF0000"/>
          <w:lang w:val="en-US"/>
        </w:rPr>
        <w:t>sharp lines in the real space image a</w:t>
      </w:r>
      <w:r w:rsidR="000F187B" w:rsidRPr="000F187B">
        <w:rPr>
          <w:color w:val="FF0000"/>
          <w:lang w:val="en-US"/>
        </w:rPr>
        <w:t xml:space="preserve">t a distance of x </w:t>
      </w:r>
      <w:r w:rsidR="000F187B">
        <w:rPr>
          <w:color w:val="FF0000"/>
          <w:lang w:val="en-US"/>
        </w:rPr>
        <w:t>~</w:t>
      </w:r>
      <w:r w:rsidRPr="000F187B">
        <w:rPr>
          <w:color w:val="FF0000"/>
          <w:lang w:val="en-US"/>
        </w:rPr>
        <w:t xml:space="preserve"> b/(2</w:t>
      </w:r>
      <w:r w:rsidR="000F187B" w:rsidRPr="000F187B">
        <w:rPr>
          <w:rFonts w:ascii="Symbol" w:hAnsi="Symbol"/>
          <w:color w:val="FF0000"/>
          <w:lang w:val="en-US"/>
        </w:rPr>
        <w:t></w:t>
      </w:r>
      <w:r w:rsidRPr="000F187B">
        <w:rPr>
          <w:color w:val="FF0000"/>
          <w:lang w:val="en-US"/>
        </w:rPr>
        <w:t>q</w:t>
      </w:r>
      <w:r w:rsidRPr="000F187B">
        <w:rPr>
          <w:color w:val="FF0000"/>
          <w:vertAlign w:val="subscript"/>
          <w:lang w:val="en-US"/>
        </w:rPr>
        <w:t>y</w:t>
      </w:r>
      <w:r w:rsidR="000F187B" w:rsidRPr="000F187B">
        <w:rPr>
          <w:color w:val="FF0000"/>
          <w:lang w:val="en-US"/>
        </w:rPr>
        <w:t>)</w:t>
      </w:r>
      <w:r w:rsidRPr="000F187B">
        <w:rPr>
          <w:color w:val="FF0000"/>
          <w:lang w:val="en-US"/>
        </w:rPr>
        <w:t xml:space="preserve"> from the core</w:t>
      </w:r>
      <w:r w:rsidR="00A1778A">
        <w:rPr>
          <w:lang w:val="en-US"/>
        </w:rPr>
        <w:t xml:space="preserve"> </w:t>
      </w:r>
      <w:r w:rsidR="000F187B">
        <w:rPr>
          <w:lang w:val="en-US"/>
        </w:rPr>
        <w:t>They are not self-similar; at high q</w:t>
      </w:r>
      <w:r w:rsidR="000F187B">
        <w:rPr>
          <w:vertAlign w:val="subscript"/>
          <w:lang w:val="en-US"/>
        </w:rPr>
        <w:t>y</w:t>
      </w:r>
      <w:r w:rsidR="000F187B">
        <w:rPr>
          <w:lang w:val="en-US"/>
        </w:rPr>
        <w:t xml:space="preserve"> the peaks are not so sharp. </w:t>
      </w:r>
      <w:r w:rsidR="000725EE">
        <w:rPr>
          <w:lang w:val="en-US"/>
        </w:rPr>
        <w:t xml:space="preserve">However, for x&gt;100 nm, they are very sharp. </w:t>
      </w:r>
    </w:p>
    <w:p w14:paraId="36BA51A5" w14:textId="77777777" w:rsidR="008F1CB6" w:rsidRDefault="008F1CB6" w:rsidP="00E16BA7">
      <w:pPr>
        <w:rPr>
          <w:lang w:val="en-US"/>
        </w:rPr>
      </w:pPr>
    </w:p>
    <w:p w14:paraId="24DAF2C5" w14:textId="20B799BE" w:rsidR="008F1CB6" w:rsidRDefault="008F1CB6" w:rsidP="00E16BA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329E9BD" wp14:editId="6C395396">
            <wp:extent cx="4229523" cy="2775966"/>
            <wp:effectExtent l="0" t="0" r="0" b="0"/>
            <wp:docPr id="64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44" cy="277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0750" w14:textId="647EB030" w:rsidR="00A1778A" w:rsidRPr="00A1778A" w:rsidRDefault="006E7F41" w:rsidP="00A1778A">
      <w:pPr>
        <w:rPr>
          <w:sz w:val="20"/>
          <w:szCs w:val="20"/>
          <w:lang w:val="en-US"/>
        </w:rPr>
      </w:pPr>
      <w:r w:rsidRPr="006E7F41">
        <w:rPr>
          <w:sz w:val="20"/>
          <w:szCs w:val="20"/>
          <w:lang w:val="en-US"/>
        </w:rPr>
        <w:t>Fig 6</w:t>
      </w:r>
      <w:r w:rsidR="007C70BA">
        <w:rPr>
          <w:sz w:val="20"/>
          <w:szCs w:val="20"/>
          <w:lang w:val="en-US"/>
        </w:rPr>
        <w:t>.</w:t>
      </w:r>
      <w:r w:rsidR="00A1778A">
        <w:rPr>
          <w:sz w:val="20"/>
          <w:szCs w:val="20"/>
          <w:lang w:val="en-US"/>
        </w:rPr>
        <w:t xml:space="preserve"> Intensity as fct of q</w:t>
      </w:r>
      <w:r w:rsidR="00A1778A">
        <w:rPr>
          <w:sz w:val="20"/>
          <w:szCs w:val="20"/>
          <w:vertAlign w:val="subscript"/>
          <w:lang w:val="en-US"/>
        </w:rPr>
        <w:t>y</w:t>
      </w:r>
      <w:r w:rsidR="00A1778A">
        <w:rPr>
          <w:sz w:val="20"/>
          <w:szCs w:val="20"/>
          <w:lang w:val="en-US"/>
        </w:rPr>
        <w:t xml:space="preserve"> with x as parameter. (</w:t>
      </w:r>
      <w:r w:rsidR="001731FB">
        <w:rPr>
          <w:sz w:val="20"/>
          <w:szCs w:val="20"/>
          <w:lang w:val="en-US"/>
        </w:rPr>
        <w:t>Erroneously</w:t>
      </w:r>
      <w:r w:rsidR="00A1778A">
        <w:rPr>
          <w:sz w:val="20"/>
          <w:szCs w:val="20"/>
          <w:lang w:val="en-US"/>
        </w:rPr>
        <w:t xml:space="preserve"> here </w:t>
      </w:r>
      <w:r w:rsidR="00A1778A" w:rsidRPr="00A1778A">
        <w:rPr>
          <w:sz w:val="20"/>
          <w:szCs w:val="20"/>
          <w:lang w:val="en-US"/>
        </w:rPr>
        <w:t>b= 1.45E-10 is used</w:t>
      </w:r>
      <w:r w:rsidR="00A1778A">
        <w:rPr>
          <w:sz w:val="20"/>
          <w:szCs w:val="20"/>
          <w:lang w:val="en-US"/>
        </w:rPr>
        <w:t>.)</w:t>
      </w:r>
    </w:p>
    <w:p w14:paraId="2425CB0C" w14:textId="754B250B" w:rsidR="006E7F41" w:rsidRPr="006E7F41" w:rsidRDefault="006E7F41" w:rsidP="00E16BA7">
      <w:pPr>
        <w:rPr>
          <w:sz w:val="20"/>
          <w:szCs w:val="20"/>
          <w:lang w:val="en-US"/>
        </w:rPr>
      </w:pPr>
    </w:p>
    <w:p w14:paraId="1CB29764" w14:textId="58EB402F" w:rsidR="00D32560" w:rsidRDefault="00D32560" w:rsidP="00E16BA7">
      <w:pPr>
        <w:rPr>
          <w:lang w:val="en-US"/>
        </w:rPr>
      </w:pPr>
      <w:r>
        <w:rPr>
          <w:lang w:val="en-US"/>
        </w:rPr>
        <w:t>The reverse plot of intensity as fct of q</w:t>
      </w:r>
      <w:r>
        <w:rPr>
          <w:vertAlign w:val="subscript"/>
          <w:lang w:val="en-US"/>
        </w:rPr>
        <w:t>y</w:t>
      </w:r>
      <w:r>
        <w:rPr>
          <w:lang w:val="en-US"/>
        </w:rPr>
        <w:t xml:space="preserve"> for a set of positions, x, is shown above. </w:t>
      </w:r>
      <w:r w:rsidR="008F1CB6">
        <w:rPr>
          <w:lang w:val="en-US"/>
        </w:rPr>
        <w:t xml:space="preserve">Sharp peaks are seen </w:t>
      </w:r>
      <w:r w:rsidR="008F1CB6" w:rsidRPr="008F1CB6">
        <w:rPr>
          <w:color w:val="000000" w:themeColor="text1"/>
          <w:lang w:val="en-US"/>
        </w:rPr>
        <w:t>at q</w:t>
      </w:r>
      <w:r w:rsidR="008F1CB6" w:rsidRPr="008F1CB6">
        <w:rPr>
          <w:color w:val="000000" w:themeColor="text1"/>
          <w:vertAlign w:val="subscript"/>
          <w:lang w:val="en-US"/>
        </w:rPr>
        <w:t>y</w:t>
      </w:r>
      <w:r w:rsidR="008F1CB6" w:rsidRPr="008F1CB6">
        <w:rPr>
          <w:color w:val="000000" w:themeColor="text1"/>
          <w:lang w:val="en-US"/>
        </w:rPr>
        <w:t xml:space="preserve"> ~ b/(2</w:t>
      </w:r>
      <w:r w:rsidR="008F1CB6" w:rsidRPr="008F1CB6">
        <w:rPr>
          <w:rFonts w:ascii="Symbol" w:hAnsi="Symbol"/>
          <w:color w:val="000000" w:themeColor="text1"/>
          <w:lang w:val="en-US"/>
        </w:rPr>
        <w:t></w:t>
      </w:r>
      <w:r w:rsidR="008F1CB6" w:rsidRPr="008F1CB6">
        <w:rPr>
          <w:color w:val="000000" w:themeColor="text1"/>
          <w:lang w:val="en-US"/>
        </w:rPr>
        <w:t>x)</w:t>
      </w:r>
      <w:r w:rsidR="008F1CB6">
        <w:rPr>
          <w:color w:val="000000" w:themeColor="text1"/>
          <w:lang w:val="en-US"/>
        </w:rPr>
        <w:t xml:space="preserve">. </w:t>
      </w:r>
    </w:p>
    <w:p w14:paraId="6E488C1D" w14:textId="77777777" w:rsidR="008F1CB6" w:rsidRDefault="008F1CB6" w:rsidP="00E16BA7">
      <w:pPr>
        <w:rPr>
          <w:lang w:val="en-US"/>
        </w:rPr>
      </w:pPr>
    </w:p>
    <w:p w14:paraId="1A5826EC" w14:textId="6EC26449" w:rsidR="009E40BC" w:rsidRPr="009C1CB7" w:rsidRDefault="009C1CB7" w:rsidP="00E16BA7">
      <w:pPr>
        <w:rPr>
          <w:lang w:val="en-US"/>
        </w:rPr>
      </w:pPr>
      <w:r>
        <w:rPr>
          <w:lang w:val="en-US"/>
        </w:rPr>
        <w:t xml:space="preserve">Let us assume the spatial resolution is given by a </w:t>
      </w:r>
      <w:r w:rsidR="006E7F41">
        <w:rPr>
          <w:lang w:val="en-US"/>
        </w:rPr>
        <w:t>normalized function f</w:t>
      </w:r>
      <w:r w:rsidR="009165C4">
        <w:rPr>
          <w:lang w:val="en-US"/>
        </w:rPr>
        <w:t>, and the q</w:t>
      </w:r>
      <w:r w:rsidR="009165C4">
        <w:rPr>
          <w:vertAlign w:val="subscript"/>
          <w:lang w:val="en-US"/>
        </w:rPr>
        <w:t>y</w:t>
      </w:r>
      <w:r w:rsidR="009165C4">
        <w:rPr>
          <w:lang w:val="en-US"/>
        </w:rPr>
        <w:t xml:space="preserve"> resolution by another </w:t>
      </w:r>
      <w:r w:rsidR="006E7F41">
        <w:rPr>
          <w:lang w:val="en-US"/>
        </w:rPr>
        <w:t xml:space="preserve">normalised function g. Then </w:t>
      </w:r>
    </w:p>
    <w:p w14:paraId="314B84F3" w14:textId="77777777" w:rsidR="005A4EBC" w:rsidRDefault="005A4EBC" w:rsidP="00E16BA7">
      <w:pPr>
        <w:rPr>
          <w:lang w:val="en-US"/>
        </w:rPr>
      </w:pPr>
    </w:p>
    <w:p w14:paraId="3D9F7F21" w14:textId="53FDA5B8" w:rsidR="005A4EBC" w:rsidRDefault="005A4EBC" w:rsidP="005E28E2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 C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w:rPr>
                <w:rFonts w:ascii="Cambria Math" w:hAnsi="Cambria Math"/>
                <w:lang w:val="en-US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lang w:val="en-US"/>
              </w:rPr>
              <m:t>-u)</m:t>
            </m:r>
          </m:e>
        </m:nary>
        <m:r>
          <w:rPr>
            <w:rFonts w:ascii="Cambria Math" w:hAnsi="Cambria Math"/>
            <w:lang w:val="en-US"/>
          </w:rPr>
          <m:t>du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g(x-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)</m:t>
            </m:r>
            <m:r>
              <w:rPr>
                <w:rFonts w:ascii="Cambria Math" w:hAnsi="Cambria Math"/>
                <w:lang w:val="en-US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,u</m:t>
                </m:r>
              </m:e>
            </m:d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nary>
      </m:oMath>
      <w:r w:rsidR="005E28E2">
        <w:rPr>
          <w:lang w:val="en-US"/>
        </w:rPr>
        <w:t xml:space="preserve"> </w:t>
      </w:r>
      <w:r w:rsidR="005E28E2">
        <w:rPr>
          <w:lang w:val="en-US"/>
        </w:rPr>
        <w:br/>
      </w:r>
      <m:oMath>
        <m:r>
          <w:rPr>
            <w:rFonts w:ascii="Cambria Math" w:hAnsi="Cambria Math"/>
            <w:lang w:val="en-US"/>
          </w:rPr>
          <m:t>=2C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g(x-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)</m:t>
            </m:r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-u)</m:t>
                </m:r>
              </m:e>
            </m:nary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2πu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lang w:val="en-US"/>
              </w:rPr>
              <m:t xml:space="preserve">du </m:t>
            </m:r>
          </m:e>
        </m:nary>
      </m:oMath>
      <w:r w:rsidR="00104BB6">
        <w:rPr>
          <w:lang w:val="en-US"/>
        </w:rPr>
        <w:t xml:space="preserve">  </w:t>
      </w:r>
    </w:p>
    <w:p w14:paraId="578156E9" w14:textId="77777777" w:rsidR="003A039B" w:rsidRDefault="003A039B" w:rsidP="00E16BA7">
      <w:pPr>
        <w:rPr>
          <w:lang w:val="en-US"/>
        </w:rPr>
      </w:pPr>
    </w:p>
    <w:p w14:paraId="7E3E133F" w14:textId="426DBC1D" w:rsidR="001C4664" w:rsidRDefault="001C4664" w:rsidP="00E16BA7">
      <w:pPr>
        <w:rPr>
          <w:lang w:val="en-US"/>
        </w:rPr>
      </w:pPr>
      <w:r>
        <w:rPr>
          <w:lang w:val="en-US"/>
        </w:rPr>
        <w:t xml:space="preserve">This simple formalism has the problem that </w:t>
      </w:r>
      <w:r w:rsidR="00104BB6">
        <w:rPr>
          <w:lang w:val="en-US"/>
        </w:rPr>
        <w:t xml:space="preserve">the </w:t>
      </w:r>
      <m:oMath>
        <m:r>
          <w:rPr>
            <w:rFonts w:ascii="Cambria Math" w:hAnsi="Cambria Math"/>
            <w:lang w:val="en-US"/>
          </w:rPr>
          <m:t>L→∞</m:t>
        </m:r>
      </m:oMath>
      <w:r w:rsidR="00104BB6">
        <w:rPr>
          <w:lang w:val="en-US"/>
        </w:rPr>
        <w:t xml:space="preserve"> when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  <w:lang w:val="en-US"/>
          </w:rPr>
          <m:t>→0</m:t>
        </m:r>
      </m:oMath>
      <w:r w:rsidR="00104BB6">
        <w:rPr>
          <w:lang w:val="en-US"/>
        </w:rPr>
        <w:t xml:space="preserve">, and hence the area also goes to Infinity. </w:t>
      </w:r>
      <w:r w:rsidR="009F7AA5">
        <w:rPr>
          <w:lang w:val="en-US"/>
        </w:rPr>
        <w:t xml:space="preserve"> </w:t>
      </w:r>
      <w:r w:rsidR="005411B4">
        <w:rPr>
          <w:lang w:val="en-US"/>
        </w:rPr>
        <w:t xml:space="preserve">Furthermore the negative square root must be avoided. A more careful job with the limits leads to </w:t>
      </w:r>
      <w:r w:rsidR="00035BF9">
        <w:rPr>
          <w:lang w:val="en-US"/>
        </w:rPr>
        <w:t xml:space="preserve">(with T being the </w:t>
      </w:r>
      <w:r w:rsidR="00866964">
        <w:rPr>
          <w:lang w:val="en-US"/>
        </w:rPr>
        <w:t xml:space="preserve">full </w:t>
      </w:r>
      <w:r w:rsidR="00035BF9">
        <w:rPr>
          <w:lang w:val="en-US"/>
        </w:rPr>
        <w:t>length of the rod)</w:t>
      </w:r>
      <w:r w:rsidR="00836C51">
        <w:rPr>
          <w:lang w:val="en-US"/>
        </w:rPr>
        <w:t xml:space="preserve"> – for x</w:t>
      </w:r>
      <w:r w:rsidR="00E2616E">
        <w:rPr>
          <w:lang w:val="en-US"/>
        </w:rPr>
        <w:t>’</w:t>
      </w:r>
      <w:r w:rsidR="00836C51">
        <w:rPr>
          <w:lang w:val="en-US"/>
        </w:rPr>
        <w:t xml:space="preserve"> &gt; 0</w:t>
      </w:r>
      <w:r w:rsidR="00035BF9">
        <w:rPr>
          <w:lang w:val="en-US"/>
        </w:rPr>
        <w:t>:</w:t>
      </w:r>
    </w:p>
    <w:p w14:paraId="27232549" w14:textId="77777777" w:rsidR="009F7AA5" w:rsidRDefault="009F7AA5" w:rsidP="00E16BA7">
      <w:pPr>
        <w:rPr>
          <w:lang w:val="en-US"/>
        </w:rPr>
      </w:pPr>
    </w:p>
    <w:p w14:paraId="4C13E663" w14:textId="01DB847A" w:rsidR="005411B4" w:rsidRDefault="005411B4" w:rsidP="005411B4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=2C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g(x-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)</m:t>
            </m:r>
            <m:r>
              <w:rPr>
                <w:rFonts w:ascii="Cambria Math" w:hAnsi="Cambria Math"/>
                <w:lang w:val="en-US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low</m:t>
                    </m:r>
                  </m:sub>
                </m:sSub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high</m:t>
                    </m:r>
                  </m:sub>
                </m:sSub>
              </m:sup>
              <m:e>
                <m:r>
                  <w:rPr>
                    <w:rFonts w:ascii="Cambria Math" w:hAnsi="Cambria Math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-u)</m:t>
                </m:r>
              </m:e>
            </m:nary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'</m:t>
                        </m:r>
                      </m:sup>
                    </m:sSup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2πu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  <w:lang w:val="en-US"/>
              </w:rPr>
              <m:t xml:space="preserve">du </m:t>
            </m:r>
          </m:e>
        </m:nary>
      </m:oMath>
      <w:r>
        <w:rPr>
          <w:lang w:val="en-US"/>
        </w:rPr>
        <w:t xml:space="preserve">    </w:t>
      </w:r>
      <w:r w:rsidR="00035BF9">
        <w:rPr>
          <w:lang w:val="en-US"/>
        </w:rPr>
        <w:t>(9)</w:t>
      </w:r>
    </w:p>
    <w:p w14:paraId="6FB40300" w14:textId="7F7B3B90" w:rsidR="00035BF9" w:rsidRPr="005E28E2" w:rsidRDefault="009E61D7" w:rsidP="00035BF9">
      <w:pPr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low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bx'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2π(x'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(T/2)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den>
        </m:f>
      </m:oMath>
      <w:r w:rsidR="00035BF9">
        <w:rPr>
          <w:lang w:val="en-US"/>
        </w:rPr>
        <w:t xml:space="preserve"> 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high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den>
        </m:f>
      </m:oMath>
    </w:p>
    <w:p w14:paraId="2C35BF60" w14:textId="77777777" w:rsidR="00866964" w:rsidRDefault="00866964" w:rsidP="00E16BA7">
      <w:pPr>
        <w:rPr>
          <w:lang w:val="en-US"/>
        </w:rPr>
      </w:pPr>
    </w:p>
    <w:p w14:paraId="3E8DB92B" w14:textId="038B29F6" w:rsidR="009F7AA5" w:rsidRPr="00836C51" w:rsidRDefault="00836C51" w:rsidP="00E16BA7">
      <w:pPr>
        <w:rPr>
          <w:lang w:val="en-US"/>
        </w:rPr>
      </w:pPr>
      <w:r w:rsidRPr="00836C51">
        <w:rPr>
          <w:lang w:val="en-US"/>
        </w:rPr>
        <w:t>For x</w:t>
      </w:r>
      <w:r w:rsidR="00E2616E">
        <w:rPr>
          <w:lang w:val="en-US"/>
        </w:rPr>
        <w:t>’</w:t>
      </w:r>
      <w:r w:rsidRPr="00836C51">
        <w:rPr>
          <w:lang w:val="en-US"/>
        </w:rPr>
        <w:t xml:space="preserve"> &lt; 0 one must swap u</w:t>
      </w:r>
      <w:r w:rsidRPr="00836C51">
        <w:rPr>
          <w:vertAlign w:val="subscript"/>
          <w:lang w:val="en-US"/>
        </w:rPr>
        <w:t>high</w:t>
      </w:r>
      <w:r w:rsidRPr="00836C51">
        <w:rPr>
          <w:lang w:val="en-US"/>
        </w:rPr>
        <w:t xml:space="preserve"> and u</w:t>
      </w:r>
      <w:r w:rsidRPr="00836C51">
        <w:rPr>
          <w:vertAlign w:val="subscript"/>
          <w:lang w:val="en-US"/>
        </w:rPr>
        <w:t>low</w:t>
      </w:r>
      <w:r w:rsidRPr="00836C51">
        <w:rPr>
          <w:lang w:val="en-US"/>
        </w:rPr>
        <w:t xml:space="preserve">.  </w:t>
      </w:r>
      <w:r w:rsidR="00E2616E">
        <w:rPr>
          <w:lang w:val="en-US"/>
        </w:rPr>
        <w:t xml:space="preserve"> For x in the range where one probes both positive and negative x’ s the interval needs to be broken up in parts. </w:t>
      </w:r>
    </w:p>
    <w:p w14:paraId="35A8F056" w14:textId="77777777" w:rsidR="00866964" w:rsidRDefault="00866964" w:rsidP="00E16BA7">
      <w:pPr>
        <w:rPr>
          <w:lang w:val="en-US"/>
        </w:rPr>
      </w:pPr>
    </w:p>
    <w:p w14:paraId="515B6915" w14:textId="77777777" w:rsidR="00814B83" w:rsidRDefault="00814B83" w:rsidP="00E16BA7">
      <w:pPr>
        <w:rPr>
          <w:lang w:val="en-US"/>
        </w:rPr>
      </w:pPr>
      <w:r>
        <w:rPr>
          <w:lang w:val="en-US"/>
        </w:rPr>
        <w:t xml:space="preserve">Notably the effect of these terms are different:  </w:t>
      </w:r>
    </w:p>
    <w:p w14:paraId="659786DF" w14:textId="77777777" w:rsidR="00814B83" w:rsidRDefault="00814B83" w:rsidP="00814B83">
      <w:pPr>
        <w:pStyle w:val="ListParagraph"/>
        <w:numPr>
          <w:ilvl w:val="0"/>
          <w:numId w:val="5"/>
        </w:numPr>
        <w:rPr>
          <w:lang w:val="en-US"/>
        </w:rPr>
      </w:pPr>
      <w:r w:rsidRPr="00814B83">
        <w:rPr>
          <w:lang w:val="en-US"/>
        </w:rPr>
        <w:t xml:space="preserve">introducing </w:t>
      </w:r>
      <w:r>
        <w:rPr>
          <w:lang w:val="en-US"/>
        </w:rPr>
        <w:t xml:space="preserve">a final </w:t>
      </w:r>
      <w:r w:rsidRPr="00814B83">
        <w:rPr>
          <w:lang w:val="en-US"/>
        </w:rPr>
        <w:t xml:space="preserve">spatial </w:t>
      </w:r>
      <w:r>
        <w:rPr>
          <w:lang w:val="en-US"/>
        </w:rPr>
        <w:t xml:space="preserve"> resolution </w:t>
      </w:r>
      <w:r w:rsidR="006E7F41">
        <w:rPr>
          <w:lang w:val="en-US"/>
        </w:rPr>
        <w:t>R</w:t>
      </w:r>
      <w:r w:rsidR="006E7F41">
        <w:rPr>
          <w:vertAlign w:val="subscript"/>
          <w:lang w:val="en-US"/>
        </w:rPr>
        <w:t>dir</w:t>
      </w:r>
      <w:r>
        <w:rPr>
          <w:lang w:val="en-US"/>
        </w:rPr>
        <w:t xml:space="preserve"> evidently broadens all peaks in Fig 5 with the same amount. But in Fig 6 the high q</w:t>
      </w:r>
      <w:r>
        <w:rPr>
          <w:vertAlign w:val="subscript"/>
          <w:lang w:val="en-US"/>
        </w:rPr>
        <w:t>y</w:t>
      </w:r>
      <w:r>
        <w:rPr>
          <w:lang w:val="en-US"/>
        </w:rPr>
        <w:t xml:space="preserve"> peaks is much more broadened.</w:t>
      </w:r>
    </w:p>
    <w:p w14:paraId="405D63C3" w14:textId="72A014AD" w:rsidR="00814B83" w:rsidRDefault="00814B83" w:rsidP="00814B8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Introducing a final width in q</w:t>
      </w:r>
      <w:r>
        <w:rPr>
          <w:vertAlign w:val="subscript"/>
          <w:lang w:val="en-US"/>
        </w:rPr>
        <w:t xml:space="preserve">y </w:t>
      </w:r>
      <w:r>
        <w:rPr>
          <w:lang w:val="en-US"/>
        </w:rPr>
        <w:t>evidently broadens all peaks in Fig 6 with the same amount, but broadens the peaks in Fig 5 progressively more with increasing x.</w:t>
      </w:r>
    </w:p>
    <w:p w14:paraId="1743B509" w14:textId="77777777" w:rsidR="006E7F41" w:rsidRDefault="006E7F41" w:rsidP="00E16BA7">
      <w:pPr>
        <w:rPr>
          <w:lang w:val="en-US"/>
        </w:rPr>
      </w:pPr>
    </w:p>
    <w:p w14:paraId="4923CE33" w14:textId="2B3EA011" w:rsidR="00CB5C1D" w:rsidRPr="00CB5C1D" w:rsidRDefault="00CB5C1D" w:rsidP="00E16BA7">
      <w:pPr>
        <w:rPr>
          <w:u w:val="single"/>
          <w:lang w:val="en-US"/>
        </w:rPr>
      </w:pPr>
      <w:r w:rsidRPr="00CB5C1D">
        <w:rPr>
          <w:u w:val="single"/>
          <w:lang w:val="en-US"/>
        </w:rPr>
        <w:t>Gene</w:t>
      </w:r>
      <w:r>
        <w:rPr>
          <w:u w:val="single"/>
          <w:lang w:val="en-US"/>
        </w:rPr>
        <w:t>raliz</w:t>
      </w:r>
      <w:r w:rsidRPr="00CB5C1D">
        <w:rPr>
          <w:u w:val="single"/>
          <w:lang w:val="en-US"/>
        </w:rPr>
        <w:t>ation G not parallel to B</w:t>
      </w:r>
      <w:r>
        <w:rPr>
          <w:u w:val="single"/>
          <w:lang w:val="en-US"/>
        </w:rPr>
        <w:t xml:space="preserve"> </w:t>
      </w:r>
    </w:p>
    <w:p w14:paraId="64070953" w14:textId="77777777" w:rsidR="00CB5C1D" w:rsidRDefault="00CB5C1D" w:rsidP="00E16BA7">
      <w:pPr>
        <w:rPr>
          <w:u w:val="single"/>
          <w:lang w:val="en-US"/>
        </w:rPr>
      </w:pPr>
    </w:p>
    <w:p w14:paraId="31B299E0" w14:textId="25799C03" w:rsidR="00CB5C1D" w:rsidRDefault="00F67ABE" w:rsidP="00E16BA7">
      <w:pPr>
        <w:rPr>
          <w:lang w:val="en-US"/>
        </w:rPr>
      </w:pPr>
      <w:r w:rsidRPr="00F67ABE">
        <w:rPr>
          <w:lang w:val="en-US"/>
        </w:rPr>
        <w:t xml:space="preserve">We probe the change in </w:t>
      </w:r>
      <w:r w:rsidRPr="00144DA7">
        <w:rPr>
          <w:u w:val="single"/>
          <w:lang w:val="en-US"/>
        </w:rPr>
        <w:t>G</w:t>
      </w:r>
      <w:r>
        <w:rPr>
          <w:lang w:val="en-US"/>
        </w:rPr>
        <w:t xml:space="preserve">. Wrt Fig 4 the angle </w:t>
      </w:r>
      <w:r w:rsidRPr="00144DA7">
        <w:rPr>
          <w:rFonts w:ascii="Symbol" w:hAnsi="Symbol"/>
          <w:lang w:val="en-US"/>
        </w:rPr>
        <w:t></w:t>
      </w:r>
      <w:r>
        <w:rPr>
          <w:lang w:val="en-US"/>
        </w:rPr>
        <w:t xml:space="preserve"> becomes smaller, while the contraction of the </w:t>
      </w:r>
      <w:r w:rsidR="00144DA7">
        <w:rPr>
          <w:lang w:val="en-US"/>
        </w:rPr>
        <w:t xml:space="preserve">direct space </w:t>
      </w:r>
      <w:r>
        <w:rPr>
          <w:lang w:val="en-US"/>
        </w:rPr>
        <w:t xml:space="preserve">lattice along </w:t>
      </w:r>
      <w:r w:rsidR="00144DA7">
        <w:rPr>
          <w:lang w:val="en-US"/>
        </w:rPr>
        <w:t xml:space="preserve">x is irrelevant.  </w:t>
      </w:r>
      <w:r w:rsidR="001731FB">
        <w:rPr>
          <w:lang w:val="en-US"/>
        </w:rPr>
        <w:t>Hence, we are left with the two components e</w:t>
      </w:r>
      <w:r w:rsidR="001731FB">
        <w:rPr>
          <w:vertAlign w:val="subscript"/>
          <w:lang w:val="en-US"/>
        </w:rPr>
        <w:t>zx</w:t>
      </w:r>
      <w:r w:rsidR="001731FB">
        <w:rPr>
          <w:lang w:val="en-US"/>
        </w:rPr>
        <w:t xml:space="preserve"> and e</w:t>
      </w:r>
      <w:r w:rsidR="001731FB">
        <w:rPr>
          <w:vertAlign w:val="subscript"/>
          <w:lang w:val="en-US"/>
        </w:rPr>
        <w:t>zy</w:t>
      </w:r>
      <w:r w:rsidR="001731FB">
        <w:rPr>
          <w:lang w:val="en-US"/>
        </w:rPr>
        <w:t xml:space="preserve"> as before. Repeating the ex</w:t>
      </w:r>
      <w:r w:rsidR="00375F64">
        <w:rPr>
          <w:lang w:val="en-US"/>
        </w:rPr>
        <w:t>ercise above we now invert Eq 4d</w:t>
      </w:r>
      <w:r w:rsidR="001731FB">
        <w:rPr>
          <w:lang w:val="en-US"/>
        </w:rPr>
        <w:t xml:space="preserve"> in stead of Eq 3. Inserting the result in the equivalent</w:t>
      </w:r>
      <w:r w:rsidR="00375F64">
        <w:rPr>
          <w:lang w:val="en-US"/>
        </w:rPr>
        <w:t xml:space="preserve"> of Eq 8b</w:t>
      </w:r>
      <w:r w:rsidR="001731FB">
        <w:rPr>
          <w:lang w:val="en-US"/>
        </w:rPr>
        <w:t xml:space="preserve"> we obtain</w:t>
      </w:r>
    </w:p>
    <w:p w14:paraId="4562F8A1" w14:textId="77777777" w:rsidR="00375F64" w:rsidRDefault="00375F64" w:rsidP="00E16BA7">
      <w:pPr>
        <w:rPr>
          <w:lang w:val="en-US"/>
        </w:rPr>
      </w:pPr>
    </w:p>
    <w:p w14:paraId="48AF61E7" w14:textId="569AEAC7" w:rsidR="00375F64" w:rsidRDefault="00375F64" w:rsidP="00375F64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dy= ∓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Cx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Cx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r>
              <w:rPr>
                <w:rFonts w:ascii="Cambria Math" w:hAnsi="Cambria Math"/>
                <w:lang w:val="en-US"/>
              </w:rPr>
              <m:t>(β)</m:t>
            </m:r>
          </m:e>
        </m:func>
        <m:r>
          <w:rPr>
            <w:rFonts w:ascii="Cambria Math" w:hAnsi="Cambria Math"/>
            <w:lang w:val="en-US"/>
          </w:rPr>
          <m:t>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lang w:val="en-US"/>
        </w:rPr>
        <w:t xml:space="preserve">.     </w:t>
      </w:r>
    </w:p>
    <w:p w14:paraId="6285F907" w14:textId="77777777" w:rsidR="00375F64" w:rsidRDefault="00375F64" w:rsidP="00E16BA7">
      <w:pPr>
        <w:rPr>
          <w:lang w:val="en-US"/>
        </w:rPr>
      </w:pPr>
    </w:p>
    <w:p w14:paraId="01C0C0F9" w14:textId="324B425E" w:rsidR="00CB5C1D" w:rsidRPr="00375F64" w:rsidRDefault="00375F64" w:rsidP="00E16BA7">
      <w:pPr>
        <w:rPr>
          <w:rFonts w:ascii="Franklin Gothic Medium" w:hAnsi="Franklin Gothic Medium"/>
          <w:lang w:val="en-US"/>
        </w:rPr>
      </w:pPr>
      <w:r>
        <w:rPr>
          <w:lang w:val="en-US"/>
        </w:rPr>
        <w:t xml:space="preserve">Hence, </w:t>
      </w:r>
      <w:r w:rsidRPr="00375F64">
        <w:rPr>
          <w:color w:val="FF0000"/>
          <w:lang w:val="en-US"/>
        </w:rPr>
        <w:t>except from a new factor cos</w:t>
      </w:r>
      <w:r w:rsidRPr="00375F64">
        <w:rPr>
          <w:color w:val="FF0000"/>
          <w:vertAlign w:val="superscript"/>
          <w:lang w:val="en-US"/>
        </w:rPr>
        <w:t>2</w:t>
      </w:r>
      <w:r w:rsidRPr="00375F64">
        <w:rPr>
          <w:color w:val="FF0000"/>
          <w:lang w:val="en-US"/>
        </w:rPr>
        <w:t>(</w:t>
      </w:r>
      <w:r w:rsidRPr="00375F64">
        <w:rPr>
          <w:rFonts w:ascii="Symbol" w:hAnsi="Symbol"/>
          <w:color w:val="FF0000"/>
          <w:lang w:val="en-US"/>
        </w:rPr>
        <w:t></w:t>
      </w:r>
      <w:r w:rsidRPr="00375F64">
        <w:rPr>
          <w:color w:val="FF0000"/>
          <w:lang w:val="en-US"/>
        </w:rPr>
        <w:t>) in front, the expression for the scattered intensity is the same as for the untilted case</w:t>
      </w:r>
      <w:r>
        <w:rPr>
          <w:lang w:val="en-US"/>
        </w:rPr>
        <w:t>!  Eq 9 is still valid.</w:t>
      </w:r>
    </w:p>
    <w:p w14:paraId="5AB7C940" w14:textId="77777777" w:rsidR="00CB5C1D" w:rsidRDefault="00CB5C1D" w:rsidP="00E16BA7">
      <w:pPr>
        <w:rPr>
          <w:u w:val="single"/>
          <w:lang w:val="en-US"/>
        </w:rPr>
      </w:pPr>
    </w:p>
    <w:p w14:paraId="64AF3B34" w14:textId="303BB0C2" w:rsidR="00866964" w:rsidRDefault="00265F74" w:rsidP="00E16BA7">
      <w:pPr>
        <w:rPr>
          <w:u w:val="single"/>
          <w:lang w:val="en-US"/>
        </w:rPr>
      </w:pPr>
      <w:r>
        <w:rPr>
          <w:u w:val="single"/>
          <w:lang w:val="en-US"/>
        </w:rPr>
        <w:t>Comparison to experiment</w:t>
      </w:r>
    </w:p>
    <w:p w14:paraId="7CF8CF80" w14:textId="77777777" w:rsidR="00265F74" w:rsidRDefault="00265F74" w:rsidP="00E16BA7">
      <w:pPr>
        <w:rPr>
          <w:lang w:val="en-US"/>
        </w:rPr>
      </w:pPr>
    </w:p>
    <w:p w14:paraId="0CD56E94" w14:textId="77777777" w:rsidR="00E2616E" w:rsidRDefault="00E2616E" w:rsidP="00E16BA7">
      <w:pPr>
        <w:rPr>
          <w:lang w:val="en-US"/>
        </w:rPr>
      </w:pPr>
    </w:p>
    <w:p w14:paraId="660D5873" w14:textId="672D3943" w:rsidR="00E84769" w:rsidRPr="00E84769" w:rsidRDefault="00265F74" w:rsidP="00E84769">
      <w:pPr>
        <w:jc w:val="both"/>
        <w:rPr>
          <w:rFonts w:ascii="Cambria" w:hAnsi="Cambria" w:cs="Times New Roman"/>
          <w:lang w:val="en-US"/>
        </w:rPr>
      </w:pPr>
      <w:r>
        <w:rPr>
          <w:rFonts w:ascii="Helvetica" w:hAnsi="Helvetica" w:cs="Helvetica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569D42" wp14:editId="7FB7A0C0">
                <wp:simplePos x="0" y="0"/>
                <wp:positionH relativeFrom="column">
                  <wp:posOffset>3103245</wp:posOffset>
                </wp:positionH>
                <wp:positionV relativeFrom="paragraph">
                  <wp:posOffset>1551940</wp:posOffset>
                </wp:positionV>
                <wp:extent cx="343535" cy="345440"/>
                <wp:effectExtent l="0" t="0" r="0" b="1016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C7114" w14:textId="429EF517" w:rsidR="00265F74" w:rsidRDefault="00265F74" w:rsidP="00265F74">
                            <w:r>
                              <w:rPr>
                                <w:u w:val="single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69D42" id="Text_x0020_Box_x0020_67" o:spid="_x0000_s1036" type="#_x0000_t202" style="position:absolute;left:0;text-align:left;margin-left:244.35pt;margin-top:122.2pt;width:27.05pt;height:27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" filled="f" stroked="f">
                <v:textbox>
                  <w:txbxContent>
                    <w:p w14:paraId="55EC7114" w14:textId="429EF517" w:rsidR="00265F74" w:rsidRDefault="00265F74" w:rsidP="00265F74">
                      <w:r>
                        <w:rPr>
                          <w:u w:val="single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04A7C66" wp14:editId="4C64A1E5">
                <wp:simplePos x="0" y="0"/>
                <wp:positionH relativeFrom="column">
                  <wp:posOffset>3102610</wp:posOffset>
                </wp:positionH>
                <wp:positionV relativeFrom="paragraph">
                  <wp:posOffset>1207769</wp:posOffset>
                </wp:positionV>
                <wp:extent cx="45719" cy="457835"/>
                <wp:effectExtent l="50800" t="25400" r="81915" b="1009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835"/>
                        </a:xfrm>
                        <a:prstGeom prst="straightConnector1">
                          <a:avLst/>
                        </a:prstGeom>
                        <a:ln w="127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D3EA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30" o:spid="_x0000_s1026" type="#_x0000_t32" style="position:absolute;margin-left:244.3pt;margin-top:95.1pt;width:3.6pt;height:36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" strokecolor="black [3200]" strokeweight="1pt">
                <v:shadow on="t" opacity="24903f" mv:blur="40000f" origin=",.5" offset="0,20000emu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A7795B" wp14:editId="563F5CD8">
                <wp:simplePos x="0" y="0"/>
                <wp:positionH relativeFrom="column">
                  <wp:posOffset>3559810</wp:posOffset>
                </wp:positionH>
                <wp:positionV relativeFrom="paragraph">
                  <wp:posOffset>1094105</wp:posOffset>
                </wp:positionV>
                <wp:extent cx="457835" cy="345440"/>
                <wp:effectExtent l="0" t="0" r="0" b="1016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8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7EC38" w14:textId="58D9C342" w:rsidR="00E84769" w:rsidRPr="00265F74" w:rsidRDefault="00265F74" w:rsidP="00E84769">
                            <w:r>
                              <w:rPr>
                                <w:u w:val="single"/>
                              </w:rPr>
                              <w:t>G</w:t>
                            </w:r>
                            <w:r>
                              <w:t>,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795B" id="Text_x0020_Box_x0020_65" o:spid="_x0000_s1037" type="#_x0000_t202" style="position:absolute;left:0;text-align:left;margin-left:280.3pt;margin-top:86.15pt;width:36.05pt;height:27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" filled="f" stroked="f">
                <v:textbox>
                  <w:txbxContent>
                    <w:p w14:paraId="2F97EC38" w14:textId="58D9C342" w:rsidR="00E84769" w:rsidRPr="00265F74" w:rsidRDefault="00265F74" w:rsidP="00E84769">
                      <w:r>
                        <w:rPr>
                          <w:u w:val="single"/>
                        </w:rPr>
                        <w:t>G</w:t>
                      </w:r>
                      <w:r>
                        <w:t>, 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9E8B46" wp14:editId="6885398D">
                <wp:simplePos x="0" y="0"/>
                <wp:positionH relativeFrom="column">
                  <wp:posOffset>3102610</wp:posOffset>
                </wp:positionH>
                <wp:positionV relativeFrom="paragraph">
                  <wp:posOffset>1185546</wp:posOffset>
                </wp:positionV>
                <wp:extent cx="457835" cy="365760"/>
                <wp:effectExtent l="50800" t="25400" r="75565" b="9144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365760"/>
                        </a:xfrm>
                        <a:prstGeom prst="straightConnector1">
                          <a:avLst/>
                        </a:prstGeom>
                        <a:ln w="12700"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DC57B" id="Straight_x0020_Arrow_x0020_Connector_x0020_62" o:spid="_x0000_s1026" type="#_x0000_t32" style="position:absolute;margin-left:244.3pt;margin-top:93.35pt;width:36.05pt;height:28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" strokecolor="black [3200]" strokeweight="1pt">
                <v:shadow on="t" opacity="24903f" mv:blur="40000f" origin=",.5" offset="0,20000emu"/>
              </v:shape>
            </w:pict>
          </mc:Fallback>
        </mc:AlternateContent>
      </w:r>
      <w:r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6B1B1E0" wp14:editId="0FEC540A">
                <wp:simplePos x="0" y="0"/>
                <wp:positionH relativeFrom="column">
                  <wp:posOffset>3101974</wp:posOffset>
                </wp:positionH>
                <wp:positionV relativeFrom="paragraph">
                  <wp:posOffset>1129665</wp:posOffset>
                </wp:positionV>
                <wp:extent cx="749935" cy="45719"/>
                <wp:effectExtent l="50800" t="76200" r="37465" b="1073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93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7ED57" id="Straight_x0020_Arrow_x0020_Connector_x0020_18" o:spid="_x0000_s1026" type="#_x0000_t32" style="position:absolute;margin-left:244.25pt;margin-top:88.95pt;width:59.05pt;height:3.6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" strokecolor="#4f81bd [3204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E84769"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EEDC923" wp14:editId="46EE53BE">
                <wp:simplePos x="0" y="0"/>
                <wp:positionH relativeFrom="column">
                  <wp:posOffset>3445510</wp:posOffset>
                </wp:positionH>
                <wp:positionV relativeFrom="paragraph">
                  <wp:posOffset>1437640</wp:posOffset>
                </wp:positionV>
                <wp:extent cx="343535" cy="345440"/>
                <wp:effectExtent l="0" t="0" r="0" b="1016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F84DA" w14:textId="3EB4A9FB" w:rsidR="00E84769" w:rsidRDefault="00E84769" w:rsidP="00E84769">
                            <w:r>
                              <w:rPr>
                                <w:u w:val="single"/>
                              </w:rPr>
                              <w:t>x’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DC923" id="Text_x0020_Box_x0020_66" o:spid="_x0000_s1038" type="#_x0000_t202" style="position:absolute;left:0;text-align:left;margin-left:271.3pt;margin-top:113.2pt;width:27.05pt;height:27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" filled="f" stroked="f">
                <v:textbox>
                  <w:txbxContent>
                    <w:p w14:paraId="19BF84DA" w14:textId="3EB4A9FB" w:rsidR="00E84769" w:rsidRDefault="00E84769" w:rsidP="00E84769">
                      <w:r>
                        <w:rPr>
                          <w:u w:val="single"/>
                        </w:rPr>
                        <w:t>x’</w:t>
                      </w:r>
                    </w:p>
                  </w:txbxContent>
                </v:textbox>
              </v:shape>
            </w:pict>
          </mc:Fallback>
        </mc:AlternateContent>
      </w:r>
      <w:r w:rsidR="00E84769"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8B7ED1" wp14:editId="4CFAAB3C">
                <wp:simplePos x="0" y="0"/>
                <wp:positionH relativeFrom="column">
                  <wp:posOffset>3331210</wp:posOffset>
                </wp:positionH>
                <wp:positionV relativeFrom="paragraph">
                  <wp:posOffset>866140</wp:posOffset>
                </wp:positionV>
                <wp:extent cx="572135" cy="345440"/>
                <wp:effectExtent l="0" t="0" r="0" b="101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1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91E13" w14:textId="06CFFEB4" w:rsidR="00E84769" w:rsidRDefault="00E84769" w:rsidP="00E84769">
                            <w:r w:rsidRPr="00E84769">
                              <w:rPr>
                                <w:u w:val="single"/>
                              </w:rPr>
                              <w:t>B</w:t>
                            </w:r>
                            <w:r>
                              <w:t>, z’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B7ED1" id="Text_x0020_Box_x0020_25" o:spid="_x0000_s1039" type="#_x0000_t202" style="position:absolute;left:0;text-align:left;margin-left:262.3pt;margin-top:68.2pt;width:45.05pt;height:27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" filled="f" stroked="f">
                <v:textbox>
                  <w:txbxContent>
                    <w:p w14:paraId="51B91E13" w14:textId="06CFFEB4" w:rsidR="00E84769" w:rsidRDefault="00E84769" w:rsidP="00E84769">
                      <w:r w:rsidRPr="00E84769">
                        <w:rPr>
                          <w:u w:val="single"/>
                        </w:rPr>
                        <w:t>B</w:t>
                      </w:r>
                      <w:r>
                        <w:t>, z’</w:t>
                      </w:r>
                    </w:p>
                  </w:txbxContent>
                </v:textbox>
              </v:shape>
            </w:pict>
          </mc:Fallback>
        </mc:AlternateContent>
      </w:r>
      <w:r w:rsidR="00E84769">
        <w:rPr>
          <w:rFonts w:ascii="Helvetica" w:hAnsi="Helvetica" w:cs="Helvetica"/>
          <w:noProof/>
          <w:lang w:val="en-US" w:eastAsia="en-US"/>
        </w:rPr>
        <w:drawing>
          <wp:inline distT="0" distB="0" distL="0" distR="0" wp14:anchorId="4F019BB7" wp14:editId="5E19D993">
            <wp:extent cx="4388485" cy="219424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15" cy="2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769"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A879C1" wp14:editId="312A4EDF">
                <wp:simplePos x="0" y="0"/>
                <wp:positionH relativeFrom="column">
                  <wp:posOffset>3102610</wp:posOffset>
                </wp:positionH>
                <wp:positionV relativeFrom="paragraph">
                  <wp:posOffset>715645</wp:posOffset>
                </wp:positionV>
                <wp:extent cx="718820" cy="482600"/>
                <wp:effectExtent l="50800" t="50800" r="68580" b="1016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882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1875" id="Straight_x0020_Arrow_x0020_Connector_x0020_7" o:spid="_x0000_s1026" type="#_x0000_t32" style="position:absolute;margin-left:244.3pt;margin-top:56.35pt;width:56.6pt;height:38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" strokecolor="#4f81bd [3204]" strokeweight="2pt">
                <v:stroke endarrow="block"/>
                <v:shadow on="t" opacity="24903f" mv:blur="40000f" origin=",.5" offset="0,20000emu"/>
              </v:shape>
            </w:pict>
          </mc:Fallback>
        </mc:AlternateContent>
      </w:r>
      <w:r w:rsidR="00E84769">
        <w:rPr>
          <w:rFonts w:ascii="Helvetica" w:hAnsi="Helvetica" w:cs="Helvetica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701F6E9" wp14:editId="36B227AE">
                <wp:simplePos x="0" y="0"/>
                <wp:positionH relativeFrom="column">
                  <wp:posOffset>4360545</wp:posOffset>
                </wp:positionH>
                <wp:positionV relativeFrom="paragraph">
                  <wp:posOffset>522605</wp:posOffset>
                </wp:positionV>
                <wp:extent cx="297815" cy="91440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70843" w14:textId="77777777" w:rsidR="00E84769" w:rsidRDefault="00E8476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1F6E9" id="Text_x0020_Box_x0020_19" o:spid="_x0000_s1040" type="#_x0000_t202" style="position:absolute;left:0;text-align:left;margin-left:343.35pt;margin-top:41.15pt;width:23.45pt;height:1in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" filled="f" stroked="f">
                <v:textbox>
                  <w:txbxContent>
                    <w:p w14:paraId="5A570843" w14:textId="77777777" w:rsidR="00E84769" w:rsidRDefault="00E84769"/>
                  </w:txbxContent>
                </v:textbox>
                <w10:wrap type="square"/>
              </v:shape>
            </w:pict>
          </mc:Fallback>
        </mc:AlternateContent>
      </w:r>
    </w:p>
    <w:p w14:paraId="29071137" w14:textId="2E6C175A" w:rsidR="00E84769" w:rsidRPr="00E84769" w:rsidRDefault="00E84769" w:rsidP="00E84769">
      <w:pPr>
        <w:rPr>
          <w:rFonts w:ascii="Cambria" w:hAnsi="Cambria"/>
          <w:sz w:val="20"/>
          <w:szCs w:val="20"/>
          <w:lang w:val="en-US"/>
        </w:rPr>
      </w:pPr>
      <w:r>
        <w:rPr>
          <w:rFonts w:ascii="Cambria" w:hAnsi="Cambria"/>
          <w:sz w:val="20"/>
          <w:szCs w:val="20"/>
          <w:lang w:val="en-US"/>
        </w:rPr>
        <w:t>Fig 7</w:t>
      </w:r>
      <w:r w:rsidRPr="00E84769">
        <w:rPr>
          <w:rFonts w:ascii="Cambria" w:hAnsi="Cambria"/>
          <w:sz w:val="20"/>
          <w:szCs w:val="20"/>
          <w:lang w:val="en-US"/>
        </w:rPr>
        <w:t xml:space="preserve">. </w:t>
      </w:r>
      <w:r>
        <w:rPr>
          <w:rFonts w:ascii="Cambria" w:hAnsi="Cambria"/>
          <w:sz w:val="20"/>
          <w:szCs w:val="20"/>
          <w:lang w:val="en-US"/>
        </w:rPr>
        <w:t>Shown is</w:t>
      </w:r>
      <w:r w:rsidRPr="00E84769">
        <w:rPr>
          <w:rFonts w:ascii="Cambria" w:hAnsi="Cambria"/>
          <w:sz w:val="20"/>
          <w:szCs w:val="20"/>
          <w:lang w:val="en-US"/>
        </w:rPr>
        <w:t xml:space="preserve"> one image in the </w:t>
      </w:r>
      <w:r>
        <w:rPr>
          <w:rFonts w:ascii="Cambria" w:hAnsi="Cambria"/>
          <w:sz w:val="20"/>
          <w:szCs w:val="20"/>
          <w:lang w:val="en-US"/>
        </w:rPr>
        <w:t>experimental rocking scan experimental data. The coordinate system is illustrated.</w:t>
      </w:r>
      <w:r w:rsidR="00265F74">
        <w:rPr>
          <w:rFonts w:ascii="Cambria" w:hAnsi="Cambria"/>
          <w:sz w:val="20"/>
          <w:szCs w:val="20"/>
          <w:lang w:val="en-US"/>
        </w:rPr>
        <w:t xml:space="preserve"> The AOI is around 14 µm.</w:t>
      </w:r>
    </w:p>
    <w:p w14:paraId="7D70A8EC" w14:textId="0C7814C8" w:rsidR="00E84769" w:rsidRDefault="00E84769" w:rsidP="00E16BA7">
      <w:pPr>
        <w:rPr>
          <w:lang w:val="en-US"/>
        </w:rPr>
      </w:pPr>
    </w:p>
    <w:p w14:paraId="1DBD2EFE" w14:textId="75C50ADA" w:rsidR="00E51BB5" w:rsidRDefault="00265F74" w:rsidP="00E16BA7">
      <w:pPr>
        <w:rPr>
          <w:lang w:val="en-US"/>
        </w:rPr>
      </w:pPr>
      <w:r>
        <w:rPr>
          <w:lang w:val="en-US"/>
        </w:rPr>
        <w:t xml:space="preserve">Fig 7 shows a zoom on actual data. 1D line profiles were made in direction x. Extrapolating from 80 pixel to 500 points, the step in these 1D scans is </w:t>
      </w:r>
      <w:r w:rsidR="00DA6A90">
        <w:rPr>
          <w:lang w:val="en-US"/>
        </w:rPr>
        <w:t xml:space="preserve">28.8 nm. </w:t>
      </w:r>
    </w:p>
    <w:p w14:paraId="233E36EC" w14:textId="77777777" w:rsidR="00DA6A90" w:rsidRDefault="00DA6A90" w:rsidP="00E16BA7">
      <w:pPr>
        <w:rPr>
          <w:lang w:val="en-US"/>
        </w:rPr>
      </w:pPr>
    </w:p>
    <w:p w14:paraId="24CDBA9A" w14:textId="0D80FAB7" w:rsidR="00DA6A90" w:rsidRDefault="00DA6A90" w:rsidP="00E16BA7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6C6DBA7" wp14:editId="66B6CA6F">
            <wp:extent cx="6113145" cy="4504055"/>
            <wp:effectExtent l="0" t="0" r="8255" b="0"/>
            <wp:docPr id="68" name="Picture 68" descr="../../../Desktop/Screen%20Shot%202016-11-22%20at%2015.2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11-22%20at%2015.22.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1E74" w14:textId="0C8F32A6" w:rsidR="00265F74" w:rsidRDefault="00DA6A90" w:rsidP="00E16BA7">
      <w:pPr>
        <w:rPr>
          <w:rFonts w:ascii="Cambria" w:hAnsi="Cambria"/>
          <w:sz w:val="20"/>
          <w:szCs w:val="20"/>
          <w:lang w:val="en-US"/>
        </w:rPr>
      </w:pPr>
      <w:r>
        <w:rPr>
          <w:rFonts w:ascii="Cambria" w:hAnsi="Cambria"/>
          <w:sz w:val="20"/>
          <w:szCs w:val="20"/>
          <w:lang w:val="en-US"/>
        </w:rPr>
        <w:t>Fig 8</w:t>
      </w:r>
      <w:r w:rsidRPr="00E84769">
        <w:rPr>
          <w:rFonts w:ascii="Cambria" w:hAnsi="Cambria"/>
          <w:sz w:val="20"/>
          <w:szCs w:val="20"/>
          <w:lang w:val="en-US"/>
        </w:rPr>
        <w:t xml:space="preserve">. </w:t>
      </w:r>
      <w:r>
        <w:rPr>
          <w:rFonts w:ascii="Cambria" w:hAnsi="Cambria"/>
          <w:sz w:val="20"/>
          <w:szCs w:val="20"/>
          <w:lang w:val="en-US"/>
        </w:rPr>
        <w:t xml:space="preserve">Overview of experimental data. The x-scans inserted represent the AOI, that is they have a range of </w:t>
      </w:r>
      <w:r w:rsidRPr="00727D7E">
        <w:rPr>
          <w:rFonts w:ascii="Cambria" w:hAnsi="Cambria"/>
          <w:sz w:val="20"/>
          <w:szCs w:val="20"/>
          <w:highlight w:val="yellow"/>
          <w:lang w:val="en-US"/>
        </w:rPr>
        <w:t xml:space="preserve">14 </w:t>
      </w:r>
      <w:r w:rsidRPr="00727D7E">
        <w:rPr>
          <w:rFonts w:ascii="Symbol" w:hAnsi="Symbol"/>
          <w:sz w:val="20"/>
          <w:szCs w:val="20"/>
          <w:highlight w:val="yellow"/>
          <w:lang w:val="en-US"/>
        </w:rPr>
        <w:t></w:t>
      </w:r>
      <w:r w:rsidRPr="00727D7E">
        <w:rPr>
          <w:rFonts w:ascii="Cambria" w:hAnsi="Cambria"/>
          <w:sz w:val="20"/>
          <w:szCs w:val="20"/>
          <w:highlight w:val="yellow"/>
          <w:lang w:val="en-US"/>
        </w:rPr>
        <w:t>m</w:t>
      </w:r>
      <w:r>
        <w:rPr>
          <w:rFonts w:ascii="Cambria" w:hAnsi="Cambria"/>
          <w:sz w:val="20"/>
          <w:szCs w:val="20"/>
          <w:lang w:val="en-US"/>
        </w:rPr>
        <w:t>.</w:t>
      </w:r>
    </w:p>
    <w:p w14:paraId="4098D43B" w14:textId="77777777" w:rsidR="00DA6A90" w:rsidRDefault="00DA6A90" w:rsidP="00E16BA7">
      <w:pPr>
        <w:rPr>
          <w:rFonts w:ascii="Cambria" w:hAnsi="Cambria"/>
          <w:sz w:val="20"/>
          <w:szCs w:val="20"/>
          <w:lang w:val="en-US"/>
        </w:rPr>
      </w:pPr>
    </w:p>
    <w:p w14:paraId="4212BB7E" w14:textId="77777777" w:rsidR="00DA6A90" w:rsidRDefault="00DA6A90" w:rsidP="00E16BA7">
      <w:pPr>
        <w:rPr>
          <w:rFonts w:ascii="Cambria" w:hAnsi="Cambria"/>
          <w:sz w:val="20"/>
          <w:szCs w:val="20"/>
          <w:lang w:val="en-US"/>
        </w:rPr>
      </w:pPr>
    </w:p>
    <w:p w14:paraId="009976CD" w14:textId="1279403A" w:rsidR="00DA6A90" w:rsidRDefault="00C3498E" w:rsidP="00DA6A90">
      <w:p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>Inspection of Fig 8</w:t>
      </w:r>
      <w:r w:rsidR="00DA6A90">
        <w:rPr>
          <w:rFonts w:ascii="Cambria" w:hAnsi="Cambria" w:cs="Times New Roman"/>
          <w:lang w:val="en-US"/>
        </w:rPr>
        <w:t xml:space="preserve"> reveals that</w:t>
      </w:r>
      <w:r w:rsidR="007E7167">
        <w:rPr>
          <w:rFonts w:ascii="Cambria" w:hAnsi="Cambria" w:cs="Times New Roman"/>
          <w:lang w:val="en-US"/>
        </w:rPr>
        <w:t xml:space="preserve"> </w:t>
      </w:r>
    </w:p>
    <w:p w14:paraId="555DC46B" w14:textId="7C847FAF" w:rsidR="005F6BE6" w:rsidRDefault="00DA6A90" w:rsidP="005F6BE6">
      <w:pPr>
        <w:pStyle w:val="CommentText"/>
        <w:numPr>
          <w:ilvl w:val="0"/>
          <w:numId w:val="7"/>
        </w:numPr>
      </w:pPr>
      <w:r w:rsidRPr="00DA6A90">
        <w:rPr>
          <w:rFonts w:ascii="Cambria" w:hAnsi="Cambria" w:cs="Times New Roman"/>
          <w:lang w:val="en-US"/>
        </w:rPr>
        <w:lastRenderedPageBreak/>
        <w:t>There is a noticeable contrast (a peak) out to</w:t>
      </w:r>
      <w:r>
        <w:rPr>
          <w:rFonts w:ascii="Cambria" w:hAnsi="Cambria" w:cs="Times New Roman"/>
          <w:lang w:val="en-US"/>
        </w:rPr>
        <w:t xml:space="preserve"> 5 images away from the center in the rocking scan</w:t>
      </w:r>
      <w:r w:rsidRPr="00DA6A90">
        <w:rPr>
          <w:rFonts w:ascii="Cambria" w:hAnsi="Cambria" w:cs="Times New Roman"/>
          <w:lang w:val="en-US"/>
        </w:rPr>
        <w:t xml:space="preserve">, that is </w:t>
      </w:r>
      <w:r>
        <w:rPr>
          <w:rFonts w:ascii="Cambria" w:hAnsi="Cambria" w:cs="Times New Roman"/>
          <w:lang w:val="en-US"/>
        </w:rPr>
        <w:t>out to</w:t>
      </w:r>
      <w:r w:rsidRPr="00DA6A90">
        <w:rPr>
          <w:rFonts w:ascii="Cambria" w:hAnsi="Cambria" w:cs="Times New Roman"/>
          <w:lang w:val="en-US"/>
        </w:rPr>
        <w:t xml:space="preserve"> 0.26 mrad</w:t>
      </w:r>
      <w:r>
        <w:rPr>
          <w:rFonts w:ascii="Cambria" w:hAnsi="Cambria" w:cs="Times New Roman"/>
          <w:lang w:val="en-US"/>
        </w:rPr>
        <w:t xml:space="preserve"> or q</w:t>
      </w:r>
      <w:r>
        <w:rPr>
          <w:rFonts w:ascii="Cambria" w:hAnsi="Cambria" w:cs="Times New Roman"/>
          <w:vertAlign w:val="subscript"/>
          <w:lang w:val="en-US"/>
        </w:rPr>
        <w:t>y</w:t>
      </w:r>
      <w:r>
        <w:rPr>
          <w:rFonts w:ascii="Cambria" w:hAnsi="Cambria" w:cs="Times New Roman"/>
          <w:lang w:val="en-US"/>
        </w:rPr>
        <w:t xml:space="preserve"> = 7.9 10</w:t>
      </w:r>
      <w:r>
        <w:rPr>
          <w:rFonts w:ascii="Cambria" w:hAnsi="Cambria" w:cs="Times New Roman"/>
          <w:vertAlign w:val="superscript"/>
          <w:lang w:val="en-US"/>
        </w:rPr>
        <w:t>-4</w:t>
      </w:r>
      <w:r>
        <w:rPr>
          <w:rFonts w:ascii="Cambria" w:hAnsi="Cambria" w:cs="Times New Roman"/>
          <w:lang w:val="en-US"/>
        </w:rPr>
        <w:t xml:space="preserve"> Å</w:t>
      </w:r>
      <w:r>
        <w:rPr>
          <w:rFonts w:ascii="Cambria" w:hAnsi="Cambria" w:cs="Times New Roman"/>
          <w:vertAlign w:val="superscript"/>
          <w:lang w:val="en-US"/>
        </w:rPr>
        <w:t>-1</w:t>
      </w:r>
      <w:r>
        <w:rPr>
          <w:rFonts w:ascii="Cambria" w:hAnsi="Cambria" w:cs="Times New Roman"/>
          <w:lang w:val="en-US"/>
        </w:rPr>
        <w:t xml:space="preserve">. </w:t>
      </w:r>
      <w:r w:rsidR="00C3498E">
        <w:rPr>
          <w:rFonts w:ascii="Cambria" w:hAnsi="Cambria" w:cs="Times New Roman"/>
          <w:lang w:val="en-US"/>
        </w:rPr>
        <w:t>Inserting in x ~ b/(2</w:t>
      </w:r>
      <w:r w:rsidR="00C3498E" w:rsidRPr="00C3498E">
        <w:rPr>
          <w:rFonts w:ascii="Symbol" w:hAnsi="Symbol" w:cs="Times New Roman"/>
          <w:lang w:val="en-US"/>
        </w:rPr>
        <w:t></w:t>
      </w:r>
      <w:r w:rsidR="00C3498E" w:rsidRPr="00C3498E">
        <w:rPr>
          <w:rFonts w:ascii="Symbol" w:hAnsi="Symbol" w:cs="Times New Roman"/>
          <w:lang w:val="en-US"/>
        </w:rPr>
        <w:t></w:t>
      </w:r>
      <w:r w:rsidR="00C3498E">
        <w:rPr>
          <w:rFonts w:ascii="Cambria" w:hAnsi="Cambria" w:cs="Times New Roman"/>
          <w:lang w:val="en-US"/>
        </w:rPr>
        <w:t xml:space="preserve">) </w:t>
      </w:r>
      <w:r w:rsidR="00D20A56">
        <w:rPr>
          <w:rFonts w:ascii="Cambria" w:hAnsi="Cambria" w:cs="Times New Roman"/>
          <w:lang w:val="en-US"/>
        </w:rPr>
        <w:t>we get 160 nm</w:t>
      </w:r>
      <w:r w:rsidR="00C3498E">
        <w:rPr>
          <w:rFonts w:ascii="Cambria" w:hAnsi="Cambria" w:cs="Times New Roman"/>
          <w:lang w:val="en-US"/>
        </w:rPr>
        <w:t xml:space="preserve">. </w:t>
      </w:r>
      <w:r w:rsidR="005F6BE6" w:rsidRPr="005F6BE6">
        <w:rPr>
          <w:highlight w:val="yellow"/>
        </w:rPr>
        <w:t xml:space="preserve">Her mangler </w:t>
      </w:r>
      <w:r w:rsidR="005F6BE6">
        <w:rPr>
          <w:highlight w:val="yellow"/>
        </w:rPr>
        <w:t xml:space="preserve">måske </w:t>
      </w:r>
      <w:r w:rsidR="005F6BE6" w:rsidRPr="005F6BE6">
        <w:rPr>
          <w:highlight w:val="yellow"/>
        </w:rPr>
        <w:t>et cos beta eller lignende</w:t>
      </w:r>
    </w:p>
    <w:p w14:paraId="6467E3C2" w14:textId="6099542E" w:rsidR="00DA6A90" w:rsidRPr="00DA6A90" w:rsidRDefault="001D7A73" w:rsidP="00DA6A90">
      <w:pPr>
        <w:pStyle w:val="ListParagraph"/>
        <w:numPr>
          <w:ilvl w:val="0"/>
          <w:numId w:val="6"/>
        </w:numPr>
        <w:jc w:val="both"/>
        <w:rPr>
          <w:rFonts w:ascii="Cambria" w:hAnsi="Cambria" w:cs="Times New Roman"/>
          <w:lang w:val="en-US"/>
        </w:rPr>
      </w:pPr>
      <w:r>
        <w:rPr>
          <w:rFonts w:ascii="Cambria" w:hAnsi="Cambria" w:cs="Times New Roman"/>
          <w:lang w:val="en-US"/>
        </w:rPr>
        <w:t xml:space="preserve">The widths of the </w:t>
      </w:r>
      <w:r w:rsidR="00727D7E">
        <w:rPr>
          <w:rFonts w:ascii="Cambria" w:hAnsi="Cambria" w:cs="Times New Roman"/>
          <w:lang w:val="en-US"/>
        </w:rPr>
        <w:t xml:space="preserve">peaks are of order 1 µm, substantially larger than the calculated spatial resolution. Inspection of the lower right corner of the figure to the left in Fig 7 suggests that the actual resolution is substantially better than this.  </w:t>
      </w:r>
    </w:p>
    <w:p w14:paraId="63AFA55E" w14:textId="77777777" w:rsidR="00DA6A90" w:rsidRDefault="00DA6A90" w:rsidP="00E16BA7">
      <w:pPr>
        <w:rPr>
          <w:lang w:val="en-US"/>
        </w:rPr>
      </w:pPr>
    </w:p>
    <w:p w14:paraId="36E050F5" w14:textId="77777777" w:rsidR="00265F74" w:rsidRPr="00AC287C" w:rsidRDefault="00265F74" w:rsidP="00265F74">
      <w:pPr>
        <w:rPr>
          <w:lang w:val="en-US"/>
        </w:rPr>
      </w:pPr>
      <w:r w:rsidRPr="00866964">
        <w:rPr>
          <w:lang w:val="en-US"/>
        </w:rPr>
        <w:t>Eq 9 has been implemented in MATLAB</w:t>
      </w:r>
      <w:r>
        <w:rPr>
          <w:lang w:val="en-US"/>
        </w:rPr>
        <w:t xml:space="preserve">, using the function integral2. We use the following settings: 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u</m:t>
            </m:r>
          </m:e>
        </m:d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US"/>
                      </w:rPr>
                      <m:t>2π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Δ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  <w:lang w:val="en-US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-0.5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d>
          </m:e>
        </m:func>
      </m:oMath>
      <w:r>
        <w:rPr>
          <w:lang w:val="en-US"/>
        </w:rPr>
        <w:t xml:space="preserve"> with </w:t>
      </w:r>
      <w:r w:rsidRPr="00AC287C">
        <w:rPr>
          <w:rFonts w:ascii="Symbol" w:hAnsi="Symbol"/>
          <w:lang w:val="en-US"/>
        </w:rPr>
        <w:t></w:t>
      </w:r>
      <w:r>
        <w:rPr>
          <w:lang w:val="en-US"/>
        </w:rPr>
        <w:t>q</w:t>
      </w:r>
      <w:r>
        <w:rPr>
          <w:vertAlign w:val="subscript"/>
          <w:lang w:val="en-US"/>
        </w:rPr>
        <w:t>y</w:t>
      </w:r>
      <w:r>
        <w:rPr>
          <w:lang w:val="en-US"/>
        </w:rPr>
        <w:t xml:space="preserve"> =</w:t>
      </w:r>
      <w:r w:rsidRPr="00AC287C">
        <w:rPr>
          <w:rFonts w:ascii="Cambria" w:hAnsi="Cambria" w:cs="Times New Roman"/>
          <w:color w:val="000000" w:themeColor="text1"/>
          <w:lang w:val="en-US"/>
        </w:rPr>
        <w:t>0.00012 Å</w:t>
      </w:r>
      <w:r w:rsidRPr="00AC287C">
        <w:rPr>
          <w:rFonts w:ascii="Cambria" w:hAnsi="Cambria" w:cs="Times New Roman"/>
          <w:color w:val="000000" w:themeColor="text1"/>
          <w:vertAlign w:val="superscript"/>
          <w:lang w:val="en-US"/>
        </w:rPr>
        <w:t>-1</w:t>
      </w:r>
      <w:r w:rsidRPr="00AC287C">
        <w:rPr>
          <w:rFonts w:ascii="Cambria" w:hAnsi="Cambria" w:cs="Times New Roman"/>
          <w:color w:val="000000" w:themeColor="text1"/>
          <w:lang w:val="en-US"/>
        </w:rPr>
        <w:t xml:space="preserve">, </w:t>
      </w:r>
      <w:r>
        <w:rPr>
          <w:rFonts w:ascii="Cambria" w:hAnsi="Cambria" w:cs="Times New Roman"/>
          <w:color w:val="000000" w:themeColor="text1"/>
          <w:lang w:val="en-US"/>
        </w:rPr>
        <w:t xml:space="preserve"> g(x) = Box-fct with a FWHM of R</w:t>
      </w:r>
      <w:r>
        <w:rPr>
          <w:rFonts w:ascii="Cambria" w:hAnsi="Cambria" w:cs="Times New Roman"/>
          <w:color w:val="000000" w:themeColor="text1"/>
          <w:vertAlign w:val="subscript"/>
          <w:lang w:val="en-US"/>
        </w:rPr>
        <w:t>dir</w:t>
      </w:r>
      <w:r>
        <w:rPr>
          <w:rFonts w:ascii="Cambria" w:hAnsi="Cambria" w:cs="Times New Roman"/>
          <w:color w:val="000000" w:themeColor="text1"/>
          <w:lang w:val="en-US"/>
        </w:rPr>
        <w:t xml:space="preserve"> = 180 nm., T = 300 µm, b = </w:t>
      </w:r>
      <m:oMath>
        <m:r>
          <w:rPr>
            <w:rFonts w:ascii="Cambria Math" w:hAnsi="Cambria Math" w:cs="Times New Roman"/>
            <w:lang w:val="en-US"/>
          </w:rPr>
          <m:t>2.522</m:t>
        </m:r>
      </m:oMath>
      <w:r>
        <w:rPr>
          <w:rFonts w:ascii="Cambria" w:hAnsi="Cambria" w:cs="Times New Roman"/>
          <w:lang w:val="en-US"/>
        </w:rPr>
        <w:t xml:space="preserve"> Å. </w:t>
      </w:r>
    </w:p>
    <w:p w14:paraId="139E3191" w14:textId="77777777" w:rsidR="00265F74" w:rsidRDefault="00265F74" w:rsidP="00E16BA7">
      <w:pPr>
        <w:rPr>
          <w:lang w:val="en-US"/>
        </w:rPr>
      </w:pPr>
    </w:p>
    <w:p w14:paraId="753F4671" w14:textId="22005515" w:rsidR="00727D7E" w:rsidRDefault="00727D7E" w:rsidP="00E16BA7">
      <w:pPr>
        <w:rPr>
          <w:lang w:val="en-US"/>
        </w:rPr>
      </w:pPr>
      <w:r>
        <w:rPr>
          <w:lang w:val="en-US"/>
        </w:rPr>
        <w:t>Read in of profiles: matlab file: read_exp_data.m</w:t>
      </w:r>
    </w:p>
    <w:p w14:paraId="72FFDDAF" w14:textId="77777777" w:rsidR="00E2616E" w:rsidRDefault="00E2616E" w:rsidP="00E16BA7">
      <w:pPr>
        <w:rPr>
          <w:lang w:val="en-US"/>
        </w:rPr>
      </w:pPr>
    </w:p>
    <w:p w14:paraId="68CEBDA8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[intensity] = int_intensity(x0,eps0) </w:t>
      </w:r>
    </w:p>
    <w:p w14:paraId="5E4EBDCE" w14:textId="269E1DFF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 = 2.522/(2*pi);</w:t>
      </w:r>
    </w:p>
    <w:p w14:paraId="0DD477A2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sigx = 1E-7;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%in m</w:t>
      </w:r>
    </w:p>
    <w:p w14:paraId="2AFE35A1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sig_eps = 0.5E-4;</w:t>
      </w:r>
    </w:p>
    <w:p w14:paraId="755C28AB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Npoint = 200;</w:t>
      </w:r>
    </w:p>
    <w:p w14:paraId="6B911763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</w:p>
    <w:p w14:paraId="383B2721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(abs(eps0) - 4*sig_eps &lt; 0)</w:t>
      </w:r>
    </w:p>
    <w:p w14:paraId="5058E1B2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intensity = 0;</w:t>
      </w:r>
    </w:p>
    <w:p w14:paraId="7CD75927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return</w:t>
      </w:r>
    </w:p>
    <w:p w14:paraId="6C843828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76B54A3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</w:p>
    <w:p w14:paraId="5B9ABFAA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dx = 4*sigx/Npoint;</w:t>
      </w:r>
    </w:p>
    <w:p w14:paraId="5AB7BD6A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d_eps = 4*sig_eps/Npoint;</w:t>
      </w:r>
    </w:p>
    <w:p w14:paraId="55EA717C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sum_int = 0;</w:t>
      </w:r>
    </w:p>
    <w:p w14:paraId="1E10840E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ii=1:2*Npoint</w:t>
      </w:r>
    </w:p>
    <w:p w14:paraId="7AA6D709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x = x0 + dx*(ii-Npoint);</w:t>
      </w:r>
    </w:p>
    <w:p w14:paraId="6D947F2F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 =  exp( -(x-x0)^2/(2*sigx^2) );</w:t>
      </w:r>
    </w:p>
    <w:p w14:paraId="74E02548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jj=1:2*Npoint</w:t>
      </w:r>
    </w:p>
    <w:p w14:paraId="56033B0F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eps = eps0 + d_eps*(Npoint-jj);</w:t>
      </w:r>
    </w:p>
    <w:p w14:paraId="54FD8AAF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g = exp( -(eps-eps0)^2/(2*sig_eps^2) );</w:t>
      </w:r>
    </w:p>
    <w:p w14:paraId="1DBE4C6B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dummy1 = C*x/eps - x^2;     </w:t>
      </w:r>
    </w:p>
    <w:p w14:paraId="28866D7A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dummy1&gt;0</w:t>
      </w:r>
    </w:p>
    <w:p w14:paraId="4822BB89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sum_int = sum_int + f*g*abs(x)/eps^2/sqrt(dummy1)*dx*d_eps;</w:t>
      </w:r>
    </w:p>
    <w:p w14:paraId="778144EB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53DD685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205B7C91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0C68EC1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intensity = C/(4*pi*sigx*sig_eps)*sum_int;</w:t>
      </w:r>
    </w:p>
    <w:p w14:paraId="0C5F7847" w14:textId="77777777" w:rsidR="005F6BE6" w:rsidRDefault="005F6BE6" w:rsidP="005F6BE6">
      <w:pPr>
        <w:widowControl w:val="0"/>
        <w:autoSpaceDE w:val="0"/>
        <w:autoSpaceDN w:val="0"/>
        <w:adjustRightInd w:val="0"/>
        <w:rPr>
          <w:rFonts w:ascii="Courier" w:hAnsi="Courier" w:cs="Times New Roman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F401768" w14:textId="77777777" w:rsidR="005F6BE6" w:rsidRPr="00866964" w:rsidRDefault="005F6BE6" w:rsidP="00E16BA7">
      <w:pPr>
        <w:rPr>
          <w:lang w:val="en-US"/>
        </w:rPr>
      </w:pPr>
    </w:p>
    <w:p w14:paraId="05E2F30B" w14:textId="71208BF7" w:rsidR="00E16BA7" w:rsidRDefault="005411B4" w:rsidP="00D63A5F">
      <w:pPr>
        <w:rPr>
          <w:rFonts w:ascii="Cambria" w:hAnsi="Cambria"/>
          <w:b/>
          <w:lang w:val="en-US"/>
        </w:rPr>
      </w:pPr>
      <w:r>
        <w:rPr>
          <w:rFonts w:ascii="Cambria" w:hAnsi="Cambria"/>
          <w:b/>
          <w:lang w:val="en-US"/>
        </w:rPr>
        <w:t>3</w:t>
      </w:r>
      <w:r w:rsidR="009E40BC">
        <w:rPr>
          <w:rFonts w:ascii="Cambria" w:hAnsi="Cambria"/>
          <w:b/>
          <w:lang w:val="en-US"/>
        </w:rPr>
        <w:t xml:space="preserve">. Formalism based on </w:t>
      </w:r>
      <w:r w:rsidR="009E40BC" w:rsidRPr="00B0085C">
        <w:rPr>
          <w:rFonts w:ascii="Cambria" w:hAnsi="Cambria"/>
          <w:b/>
          <w:lang w:val="en-US"/>
        </w:rPr>
        <w:t xml:space="preserve">coherent </w:t>
      </w:r>
      <w:r>
        <w:rPr>
          <w:rFonts w:ascii="Cambria" w:hAnsi="Cambria"/>
          <w:b/>
          <w:lang w:val="en-US"/>
        </w:rPr>
        <w:t xml:space="preserve">and kinematical </w:t>
      </w:r>
      <w:r w:rsidR="009E40BC" w:rsidRPr="00B0085C">
        <w:rPr>
          <w:rFonts w:ascii="Cambria" w:hAnsi="Cambria"/>
          <w:b/>
          <w:lang w:val="en-US"/>
        </w:rPr>
        <w:t>scattering</w:t>
      </w:r>
    </w:p>
    <w:p w14:paraId="6F9F530F" w14:textId="77777777" w:rsidR="009E40BC" w:rsidRDefault="009E40BC" w:rsidP="00D63A5F">
      <w:pPr>
        <w:rPr>
          <w:lang w:val="en-US"/>
        </w:rPr>
      </w:pPr>
    </w:p>
    <w:p w14:paraId="0CC4FBDE" w14:textId="72E5E213" w:rsidR="00035D06" w:rsidRDefault="00035D06">
      <w:pPr>
        <w:rPr>
          <w:lang w:val="en-US"/>
        </w:rPr>
      </w:pPr>
      <w:r>
        <w:rPr>
          <w:lang w:val="en-US"/>
        </w:rPr>
        <w:t>The anal</w:t>
      </w:r>
      <w:r w:rsidR="00A44A61">
        <w:rPr>
          <w:lang w:val="en-US"/>
        </w:rPr>
        <w:t>ysis performed above will not be</w:t>
      </w:r>
      <w:r>
        <w:rPr>
          <w:lang w:val="en-US"/>
        </w:rPr>
        <w:t xml:space="preserve"> valid close to the core of the dislocation as the reciprocal space is not </w:t>
      </w:r>
      <w:r w:rsidR="00FE31AD">
        <w:rPr>
          <w:lang w:val="en-US"/>
        </w:rPr>
        <w:t>homogeneous</w:t>
      </w:r>
      <w:r>
        <w:rPr>
          <w:lang w:val="en-US"/>
        </w:rPr>
        <w:t xml:space="preserve"> within the </w:t>
      </w:r>
      <w:r w:rsidR="00D75FEB">
        <w:rPr>
          <w:lang w:val="en-US"/>
        </w:rPr>
        <w:t xml:space="preserve">coherence </w:t>
      </w:r>
      <w:r>
        <w:rPr>
          <w:lang w:val="en-US"/>
        </w:rPr>
        <w:t xml:space="preserve">volume in that case. </w:t>
      </w:r>
      <w:r w:rsidR="00D75FEB">
        <w:rPr>
          <w:lang w:val="en-US"/>
        </w:rPr>
        <w:t xml:space="preserve">As the scattering from close to the core is of prime interest to us, we need to do better. </w:t>
      </w:r>
    </w:p>
    <w:p w14:paraId="7BFF3189" w14:textId="77777777" w:rsidR="00035D06" w:rsidRDefault="00035D06">
      <w:pPr>
        <w:rPr>
          <w:lang w:val="en-US"/>
        </w:rPr>
      </w:pPr>
    </w:p>
    <w:p w14:paraId="45655493" w14:textId="3FB804C0" w:rsidR="00580712" w:rsidRDefault="00D75FEB">
      <w:pPr>
        <w:rPr>
          <w:lang w:val="en-US"/>
        </w:rPr>
      </w:pPr>
      <w:r>
        <w:rPr>
          <w:lang w:val="en-US"/>
        </w:rPr>
        <w:t>W</w:t>
      </w:r>
      <w:r w:rsidR="00182ADD">
        <w:rPr>
          <w:lang w:val="en-US"/>
        </w:rPr>
        <w:t xml:space="preserve">e shall use </w:t>
      </w:r>
      <w:r w:rsidR="00C908D2">
        <w:rPr>
          <w:lang w:val="en-US"/>
        </w:rPr>
        <w:t xml:space="preserve">the </w:t>
      </w:r>
      <w:r w:rsidR="004F17C5">
        <w:rPr>
          <w:lang w:val="en-US"/>
        </w:rPr>
        <w:t xml:space="preserve">classical </w:t>
      </w:r>
      <w:r w:rsidR="00C908D2">
        <w:rPr>
          <w:lang w:val="en-US"/>
        </w:rPr>
        <w:t xml:space="preserve">procedure to determine the </w:t>
      </w:r>
      <w:r w:rsidR="00E50F23">
        <w:rPr>
          <w:lang w:val="en-US"/>
        </w:rPr>
        <w:t xml:space="preserve">scattering </w:t>
      </w:r>
      <w:r w:rsidR="00C908D2">
        <w:rPr>
          <w:lang w:val="en-US"/>
        </w:rPr>
        <w:t xml:space="preserve">power </w:t>
      </w:r>
      <w:r w:rsidR="00E50F23">
        <w:rPr>
          <w:lang w:val="en-US"/>
        </w:rPr>
        <w:t>S</w:t>
      </w:r>
      <w:r w:rsidR="001B4D91">
        <w:rPr>
          <w:lang w:val="en-US"/>
        </w:rPr>
        <w:t xml:space="preserve"> for a small crystal</w:t>
      </w:r>
      <w:r w:rsidR="004F17C5">
        <w:rPr>
          <w:lang w:val="en-US"/>
        </w:rPr>
        <w:t xml:space="preserve"> [1]</w:t>
      </w:r>
      <w:r>
        <w:rPr>
          <w:lang w:val="en-US"/>
        </w:rPr>
        <w:t xml:space="preserve">. </w:t>
      </w:r>
      <w:r w:rsidR="00182ADD">
        <w:rPr>
          <w:lang w:val="en-US"/>
        </w:rPr>
        <w:t xml:space="preserve">For ease of presentation we shall assume a simple cubic lattice with lattice constant d comprising only one species of atoms. </w:t>
      </w:r>
      <w:r w:rsidR="00580712">
        <w:rPr>
          <w:lang w:val="en-US"/>
        </w:rPr>
        <w:t xml:space="preserve">The incoming beam will be along a constant x trajectory. One issue in setting up the formalism is that the incoming wavefront is easiest to </w:t>
      </w:r>
      <w:r w:rsidR="00580712">
        <w:rPr>
          <w:lang w:val="en-US"/>
        </w:rPr>
        <w:lastRenderedPageBreak/>
        <w:t xml:space="preserve">describe in the lab coordinate system, the reciprocal space in a the sample system -  with the dislocation axis along z - while the rod is easiest to define in detector space. </w:t>
      </w:r>
    </w:p>
    <w:p w14:paraId="1ABDD894" w14:textId="77777777" w:rsidR="00580712" w:rsidRDefault="00580712">
      <w:pPr>
        <w:rPr>
          <w:lang w:val="en-US"/>
        </w:rPr>
      </w:pPr>
    </w:p>
    <w:p w14:paraId="47CD12DE" w14:textId="77777777" w:rsidR="00580712" w:rsidRDefault="00580712" w:rsidP="00580712">
      <w:pPr>
        <w:rPr>
          <w:lang w:val="en-US"/>
        </w:rPr>
      </w:pPr>
      <w:r>
        <w:rPr>
          <w:lang w:val="en-US"/>
        </w:rPr>
        <w:t xml:space="preserve">We are going to use repeatedly the fact that </w:t>
      </w:r>
    </w:p>
    <w:p w14:paraId="2159BBE5" w14:textId="77777777" w:rsidR="00580712" w:rsidRDefault="00580712" w:rsidP="00580712">
      <w:pPr>
        <w:rPr>
          <w:lang w:val="en-US"/>
        </w:rPr>
      </w:pPr>
    </w:p>
    <w:p w14:paraId="0A8A1397" w14:textId="585642BE" w:rsidR="00580712" w:rsidRDefault="009E61D7" w:rsidP="00580712">
      <w:pPr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-U/2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U/2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i u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du 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sin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/2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sin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/2</m:t>
                </m:r>
              </m:e>
            </m:d>
          </m:den>
        </m:f>
        <m:r>
          <w:rPr>
            <w:rFonts w:ascii="Cambria Math" w:hAnsi="Cambria Math"/>
            <w:lang w:val="en-US"/>
          </w:rPr>
          <m:t xml:space="preserve">~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U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/2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/2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 xml:space="preserve">sinc 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(U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  <w:lang w:val="en-US"/>
          </w:rPr>
          <m:t>/2).</m:t>
        </m:r>
      </m:oMath>
      <w:r w:rsidR="00814B83">
        <w:rPr>
          <w:lang w:val="en-US"/>
        </w:rPr>
        <w:tab/>
        <w:t>(10</w:t>
      </w:r>
      <w:r w:rsidR="00580712">
        <w:rPr>
          <w:lang w:val="en-US"/>
        </w:rPr>
        <w:t>)</w:t>
      </w:r>
    </w:p>
    <w:p w14:paraId="6E1E41B3" w14:textId="77777777" w:rsidR="00580712" w:rsidRDefault="00580712" w:rsidP="00580712">
      <w:pPr>
        <w:rPr>
          <w:lang w:val="en-US"/>
        </w:rPr>
      </w:pPr>
    </w:p>
    <w:p w14:paraId="19CB5290" w14:textId="3A28F6DC" w:rsidR="00580712" w:rsidRDefault="00580712" w:rsidP="00580712">
      <w:pPr>
        <w:rPr>
          <w:lang w:val="en-US"/>
        </w:rPr>
      </w:pPr>
      <w:r>
        <w:rPr>
          <w:lang w:val="en-US"/>
        </w:rPr>
        <w:t xml:space="preserve">The HWHM of the sinc </w:t>
      </w:r>
      <w:r w:rsidRPr="003B7BFB">
        <w:rPr>
          <w:i/>
          <w:lang w:val="en-US"/>
        </w:rPr>
        <w:t>squared</w:t>
      </w:r>
      <w:r>
        <w:rPr>
          <w:lang w:val="en-US"/>
        </w:rPr>
        <w:t xml:space="preserve"> is 1.392, see this l</w:t>
      </w:r>
      <w:hyperlink r:id="rId15" w:history="1">
        <w:r w:rsidRPr="003B7BFB">
          <w:rPr>
            <w:rStyle w:val="Hyperlink"/>
            <w:lang w:val="en-US"/>
          </w:rPr>
          <w:t>ink</w:t>
        </w:r>
      </w:hyperlink>
      <w:r>
        <w:rPr>
          <w:lang w:val="en-US"/>
        </w:rPr>
        <w:t>, hence FWHM(q</w:t>
      </w:r>
      <w:r>
        <w:rPr>
          <w:vertAlign w:val="subscript"/>
          <w:lang w:val="en-US"/>
        </w:rPr>
        <w:t>u</w:t>
      </w:r>
      <w:r>
        <w:rPr>
          <w:lang w:val="en-US"/>
        </w:rPr>
        <w:t xml:space="preserve">) = 2*2*1.39/U= 5.56/U. </w:t>
      </w:r>
    </w:p>
    <w:p w14:paraId="35A2F63B" w14:textId="77777777" w:rsidR="00580712" w:rsidRDefault="00580712">
      <w:pPr>
        <w:rPr>
          <w:lang w:val="en-US"/>
        </w:rPr>
      </w:pPr>
    </w:p>
    <w:p w14:paraId="1C8051B0" w14:textId="78C84243" w:rsidR="001B4D91" w:rsidRDefault="00580712">
      <w:pPr>
        <w:rPr>
          <w:lang w:val="en-US"/>
        </w:rPr>
      </w:pPr>
      <w:r>
        <w:rPr>
          <w:lang w:val="en-US"/>
        </w:rPr>
        <w:t xml:space="preserve">In the sample system, at </w:t>
      </w:r>
      <w:r w:rsidR="007738B0">
        <w:rPr>
          <w:lang w:val="en-US"/>
        </w:rPr>
        <w:t xml:space="preserve">position </w:t>
      </w:r>
      <w:r w:rsidR="007738B0" w:rsidRPr="00D32786">
        <w:rPr>
          <w:u w:val="single"/>
          <w:lang w:val="en-US"/>
        </w:rPr>
        <w:t>Q</w:t>
      </w:r>
      <w:r w:rsidR="007738B0">
        <w:rPr>
          <w:lang w:val="en-US"/>
        </w:rPr>
        <w:t xml:space="preserve"> = </w:t>
      </w:r>
      <w:r w:rsidR="00A44A61">
        <w:rPr>
          <w:u w:val="single"/>
          <w:lang w:val="en-US"/>
        </w:rPr>
        <w:t>G</w:t>
      </w:r>
      <w:r w:rsidR="007738B0">
        <w:rPr>
          <w:lang w:val="en-US"/>
        </w:rPr>
        <w:t xml:space="preserve"> + </w:t>
      </w:r>
      <w:r w:rsidR="007738B0" w:rsidRPr="00D32786">
        <w:rPr>
          <w:u w:val="single"/>
          <w:lang w:val="en-US"/>
        </w:rPr>
        <w:t>q</w:t>
      </w:r>
      <w:r w:rsidR="007738B0">
        <w:rPr>
          <w:lang w:val="en-US"/>
        </w:rPr>
        <w:t xml:space="preserve"> in reciprocal space </w:t>
      </w:r>
      <w:r w:rsidR="00182ADD">
        <w:rPr>
          <w:lang w:val="en-US"/>
        </w:rPr>
        <w:t xml:space="preserve">we have </w:t>
      </w:r>
      <w:r w:rsidR="007738B0">
        <w:rPr>
          <w:lang w:val="en-US"/>
        </w:rPr>
        <w:t xml:space="preserve">(with </w:t>
      </w:r>
      <w:r w:rsidR="00A44A61">
        <w:rPr>
          <w:u w:val="single"/>
          <w:lang w:val="en-US"/>
        </w:rPr>
        <w:t>G</w:t>
      </w:r>
      <w:r w:rsidR="007738B0">
        <w:rPr>
          <w:lang w:val="en-US"/>
        </w:rPr>
        <w:t xml:space="preserve"> being a Bragg lattice point</w:t>
      </w:r>
      <w:r w:rsidR="001D53BA">
        <w:rPr>
          <w:lang w:val="en-US"/>
        </w:rPr>
        <w:t xml:space="preserve">,  </w:t>
      </w:r>
      <w:r w:rsidR="001D53BA" w:rsidRPr="001D53BA">
        <w:rPr>
          <w:u w:val="single"/>
          <w:lang w:val="en-US"/>
        </w:rPr>
        <w:t>r</w:t>
      </w:r>
      <w:r w:rsidR="001D53BA">
        <w:rPr>
          <w:vertAlign w:val="subscript"/>
          <w:lang w:val="en-US"/>
        </w:rPr>
        <w:t>klm</w:t>
      </w:r>
      <w:r w:rsidR="001D53BA">
        <w:rPr>
          <w:lang w:val="en-US"/>
        </w:rPr>
        <w:t xml:space="preserve"> the unperturbed direct space lattice</w:t>
      </w:r>
      <w:r w:rsidR="007B385F">
        <w:rPr>
          <w:lang w:val="en-US"/>
        </w:rPr>
        <w:t xml:space="preserve"> and C a constant</w:t>
      </w:r>
      <w:r w:rsidR="007738B0">
        <w:rPr>
          <w:lang w:val="en-US"/>
        </w:rPr>
        <w:t>):</w:t>
      </w:r>
    </w:p>
    <w:p w14:paraId="01CA8643" w14:textId="77777777" w:rsidR="007738B0" w:rsidRDefault="007738B0">
      <w:pPr>
        <w:rPr>
          <w:lang w:val="en-US"/>
        </w:rPr>
      </w:pPr>
    </w:p>
    <w:p w14:paraId="64073940" w14:textId="677C98AB" w:rsidR="00580712" w:rsidRDefault="00E50F23" w:rsidP="001B4D91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acc>
            <m:r>
              <w:rPr>
                <w:rFonts w:ascii="Cambria Math" w:hAnsi="Cambria Math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acc>
          </m:e>
        </m:d>
        <m:r>
          <w:rPr>
            <w:rFonts w:ascii="Cambria Math" w:hAnsi="Cambria Math"/>
            <w:lang w:val="en-US"/>
          </w:rPr>
          <m:t xml:space="preserve">=C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k=K1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K2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l=L1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L2</m:t>
                        </m:r>
                      </m:sup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m=M1(l)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M2(l)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exp(-i 2π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md sinθ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λ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) exp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(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G 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nary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1B4D91">
        <w:rPr>
          <w:lang w:val="en-US"/>
        </w:rPr>
        <w:t xml:space="preserve"> </w:t>
      </w:r>
      <w:r w:rsidR="00B25516">
        <w:rPr>
          <w:lang w:val="en-US"/>
        </w:rPr>
        <w:t xml:space="preserve"> </w:t>
      </w:r>
      <w:r w:rsidR="00814B83">
        <w:rPr>
          <w:lang w:val="en-US"/>
        </w:rPr>
        <w:t>(11</w:t>
      </w:r>
      <w:r w:rsidR="00FB4B22">
        <w:rPr>
          <w:lang w:val="en-US"/>
        </w:rPr>
        <w:t>)</w:t>
      </w:r>
    </w:p>
    <w:p w14:paraId="2D3A9241" w14:textId="77777777" w:rsidR="00580712" w:rsidRDefault="00580712" w:rsidP="00580712">
      <w:pPr>
        <w:rPr>
          <w:lang w:val="en-US"/>
        </w:rPr>
      </w:pPr>
    </w:p>
    <w:p w14:paraId="51FF9F9A" w14:textId="6DCAD085" w:rsidR="00580712" w:rsidRDefault="00580712" w:rsidP="00580712">
      <w:pPr>
        <w:rPr>
          <w:lang w:val="en-US"/>
        </w:rPr>
      </w:pPr>
      <w:r>
        <w:rPr>
          <w:lang w:val="en-US"/>
        </w:rPr>
        <w:t xml:space="preserve">Here the first term takes care of the phase shift due to the incoming beam being tilted at angle </w:t>
      </w:r>
      <w:r>
        <w:rPr>
          <w:rFonts w:ascii="Symbol" w:hAnsi="Symbol"/>
          <w:lang w:val="en-US"/>
        </w:rPr>
        <w:t></w:t>
      </w:r>
      <w:r>
        <w:rPr>
          <w:lang w:val="en-US"/>
        </w:rPr>
        <w:t>. Applying Braggs law:</w:t>
      </w:r>
    </w:p>
    <w:p w14:paraId="3B09A234" w14:textId="77777777" w:rsidR="00580712" w:rsidRDefault="00580712" w:rsidP="001B4D91">
      <w:pPr>
        <w:jc w:val="center"/>
        <w:rPr>
          <w:lang w:val="en-US"/>
        </w:rPr>
      </w:pPr>
    </w:p>
    <w:p w14:paraId="518D6A17" w14:textId="60CA9429" w:rsidR="001B4D91" w:rsidRDefault="00580712" w:rsidP="001B4D91">
      <w:pPr>
        <w:jc w:val="center"/>
        <w:rPr>
          <w:lang w:val="en-US"/>
        </w:rPr>
      </w:pPr>
      <w:r>
        <w:rPr>
          <w:lang w:val="en-US"/>
        </w:rPr>
        <w:t xml:space="preserve">= </w:t>
      </w:r>
      <m:oMath>
        <m:r>
          <w:rPr>
            <w:rFonts w:ascii="Cambria Math" w:hAnsi="Cambria Math"/>
            <w:lang w:val="en-US"/>
          </w:rPr>
          <m:t xml:space="preserve">C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k=K1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K2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l=L1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L2</m:t>
                        </m:r>
                      </m:sup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m=M1(l)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M2(l)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exp(-i  mπ) exp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(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G 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).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nary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  </w:t>
      </w:r>
    </w:p>
    <w:p w14:paraId="392BE593" w14:textId="77777777" w:rsidR="007738B0" w:rsidRDefault="007738B0" w:rsidP="001B4D91">
      <w:pPr>
        <w:jc w:val="center"/>
        <w:rPr>
          <w:lang w:val="en-US"/>
        </w:rPr>
      </w:pPr>
    </w:p>
    <w:p w14:paraId="51EEF96D" w14:textId="05865809" w:rsidR="00580712" w:rsidRDefault="00580712" w:rsidP="007738B0">
      <w:pPr>
        <w:rPr>
          <w:lang w:val="en-US"/>
        </w:rPr>
      </w:pPr>
      <w:r>
        <w:rPr>
          <w:lang w:val="en-US"/>
        </w:rPr>
        <w:t xml:space="preserve">Note that indices m depends on l – as the rod is at an angle </w:t>
      </w:r>
      <w:r>
        <w:rPr>
          <w:rFonts w:ascii="Symbol" w:hAnsi="Symbol"/>
          <w:lang w:val="en-US"/>
        </w:rPr>
        <w:t></w:t>
      </w:r>
      <w:r>
        <w:rPr>
          <w:rFonts w:ascii="Symbol" w:hAnsi="Symbol"/>
          <w:lang w:val="en-US"/>
        </w:rPr>
        <w:t></w:t>
      </w:r>
      <w:r>
        <w:rPr>
          <w:lang w:val="en-US"/>
        </w:rPr>
        <w:t>with the sample system.</w:t>
      </w:r>
      <w:r w:rsidR="00FB4B22">
        <w:rPr>
          <w:lang w:val="en-US"/>
        </w:rPr>
        <w:t xml:space="preserve"> Now we can substitute the atoms shifted in in the rod that is centered around z = tan(</w:t>
      </w:r>
      <w:r w:rsidR="00FB4B22">
        <w:rPr>
          <w:rFonts w:ascii="Symbol" w:hAnsi="Symbol"/>
          <w:lang w:val="en-US"/>
        </w:rPr>
        <w:t></w:t>
      </w:r>
      <w:r w:rsidR="00FB4B22">
        <w:rPr>
          <w:lang w:val="en-US"/>
        </w:rPr>
        <w:t xml:space="preserve">)y with atoms centered around z =0 if we add a phase shift of </w:t>
      </w:r>
      <m:oMath>
        <m:r>
          <w:rPr>
            <w:rFonts w:ascii="Cambria Math" w:hAnsi="Cambria Math"/>
            <w:lang w:val="en-US"/>
          </w:rPr>
          <m:t>exp(-i 2π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md sinθ</m:t>
            </m:r>
          </m:num>
          <m:den>
            <m:r>
              <w:rPr>
                <w:rFonts w:ascii="Cambria Math" w:hAnsi="Cambria Math"/>
                <w:lang w:val="en-US"/>
              </w:rPr>
              <m:t>λ</m:t>
            </m:r>
          </m:den>
        </m:f>
        <m:r>
          <w:rPr>
            <w:rFonts w:ascii="Cambria Math" w:hAnsi="Cambria Math"/>
            <w:lang w:val="en-US"/>
          </w:rPr>
          <m:t>)= exp(-i mπ).</m:t>
        </m:r>
      </m:oMath>
      <w:r w:rsidR="00FB4B22">
        <w:rPr>
          <w:lang w:val="en-US"/>
        </w:rPr>
        <w:t xml:space="preserve"> </w:t>
      </w:r>
      <w:r w:rsidR="00B7740C">
        <w:rPr>
          <w:lang w:val="en-US"/>
        </w:rPr>
        <w:t>Combined with</w:t>
      </w:r>
      <w:r w:rsidR="003D2840">
        <w:rPr>
          <w:lang w:val="en-US"/>
        </w:rPr>
        <w:t xml:space="preserve"> the</w:t>
      </w:r>
      <w:r w:rsidR="00B7740C">
        <w:rPr>
          <w:lang w:val="en-US"/>
        </w:rPr>
        <w:t xml:space="preserve"> term we found above we have multiply of 2</w:t>
      </w:r>
      <w:r w:rsidR="00B7740C">
        <w:rPr>
          <w:rFonts w:ascii="Symbol" w:hAnsi="Symbol"/>
          <w:lang w:val="en-US"/>
        </w:rPr>
        <w:t></w:t>
      </w:r>
      <w:r w:rsidR="00B7740C">
        <w:rPr>
          <w:lang w:val="en-US"/>
        </w:rPr>
        <w:t>. A</w:t>
      </w:r>
      <w:r w:rsidR="00FB4B22">
        <w:rPr>
          <w:lang w:val="en-US"/>
        </w:rPr>
        <w:t>s a result</w:t>
      </w:r>
    </w:p>
    <w:p w14:paraId="0FF9671B" w14:textId="77777777" w:rsidR="00FB4B22" w:rsidRDefault="00FB4B22" w:rsidP="007738B0">
      <w:pPr>
        <w:rPr>
          <w:lang w:val="en-US"/>
        </w:rPr>
      </w:pPr>
    </w:p>
    <w:p w14:paraId="7097ED5F" w14:textId="56C4E10A" w:rsidR="00FB4B22" w:rsidRDefault="00FB4B22" w:rsidP="00FB4B22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acc>
            <m:r>
              <w:rPr>
                <w:rFonts w:ascii="Cambria Math" w:hAnsi="Cambria Math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acc>
          </m:e>
        </m:d>
      </m:oMath>
      <w:r>
        <w:rPr>
          <w:lang w:val="en-US"/>
        </w:rPr>
        <w:t xml:space="preserve">= </w:t>
      </w:r>
      <m:oMath>
        <m:r>
          <w:rPr>
            <w:rFonts w:ascii="Cambria Math" w:hAnsi="Cambria Math"/>
            <w:lang w:val="en-US"/>
          </w:rPr>
          <m:t xml:space="preserve">C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k=K1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K2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l=L1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L2</m:t>
                        </m:r>
                      </m:sup>
                      <m:e>
                        <m:nary>
                          <m:naryPr>
                            <m:chr m:val="∑"/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m=M1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M2</m:t>
                            </m:r>
                          </m:sup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exp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i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 xml:space="preserve">G 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klm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nary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14B83">
        <w:rPr>
          <w:lang w:val="en-US"/>
        </w:rPr>
        <w:t xml:space="preserve">   (12</w:t>
      </w:r>
      <w:r>
        <w:rPr>
          <w:lang w:val="en-US"/>
        </w:rPr>
        <w:t>)</w:t>
      </w:r>
    </w:p>
    <w:p w14:paraId="6DF524F6" w14:textId="77777777" w:rsidR="00FB4B22" w:rsidRDefault="00FB4B22" w:rsidP="007738B0">
      <w:pPr>
        <w:rPr>
          <w:lang w:val="en-US"/>
        </w:rPr>
      </w:pPr>
    </w:p>
    <w:p w14:paraId="0BC9C5EF" w14:textId="157EC5FA" w:rsidR="00193298" w:rsidRPr="00F24247" w:rsidRDefault="00193298" w:rsidP="007738B0">
      <w:pPr>
        <w:rPr>
          <w:lang w:val="en-US"/>
        </w:rPr>
      </w:pPr>
      <w:r>
        <w:rPr>
          <w:lang w:val="en-US"/>
        </w:rPr>
        <w:t>As we have many atoms within the inspected volume we can without loss of precision</w:t>
      </w:r>
      <w:r w:rsidR="00F24247">
        <w:rPr>
          <w:lang w:val="en-US"/>
        </w:rPr>
        <w:t xml:space="preserve"> go to a continuous description. Entering the rod around (x</w:t>
      </w:r>
      <w:r w:rsidR="00F24247">
        <w:rPr>
          <w:vertAlign w:val="subscript"/>
          <w:lang w:val="en-US"/>
        </w:rPr>
        <w:t>0</w:t>
      </w:r>
      <w:r w:rsidR="00F24247">
        <w:rPr>
          <w:lang w:val="en-US"/>
        </w:rPr>
        <w:t>, y</w:t>
      </w:r>
      <w:r w:rsidR="00F24247">
        <w:rPr>
          <w:vertAlign w:val="subscript"/>
          <w:lang w:val="en-US"/>
        </w:rPr>
        <w:t>0</w:t>
      </w:r>
      <w:r w:rsidR="00F24247">
        <w:rPr>
          <w:lang w:val="en-US"/>
        </w:rPr>
        <w:t>, 0) we have</w:t>
      </w:r>
    </w:p>
    <w:p w14:paraId="0793C124" w14:textId="77777777" w:rsidR="00F24247" w:rsidRPr="00F24247" w:rsidRDefault="00F24247" w:rsidP="007738B0">
      <w:pPr>
        <w:rPr>
          <w:vertAlign w:val="subscript"/>
          <w:lang w:val="en-US"/>
        </w:rPr>
      </w:pPr>
    </w:p>
    <w:p w14:paraId="0B9D1094" w14:textId="77777777" w:rsidR="00193298" w:rsidRDefault="00193298" w:rsidP="007738B0">
      <w:pPr>
        <w:rPr>
          <w:lang w:val="en-US"/>
        </w:rPr>
      </w:pPr>
    </w:p>
    <w:p w14:paraId="72B51188" w14:textId="128C755E" w:rsidR="00F24247" w:rsidRPr="00F24247" w:rsidRDefault="00580712" w:rsidP="00193298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acc>
            <m:r>
              <w:rPr>
                <w:rFonts w:ascii="Cambria Math" w:hAnsi="Cambria Math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acc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e>
        </m:d>
      </m:oMath>
      <w:r w:rsidR="009035FA"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C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6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i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dx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–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 y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G+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e>
                            </m:d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2π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atan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en-US"/>
                          </w:rPr>
                          <m:t>dy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Tz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Tz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sup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exp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i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dz</m:t>
                            </m:r>
                          </m:e>
                        </m:nary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DA770BF" w14:textId="6D0B914C" w:rsidR="00193298" w:rsidRDefault="009035FA" w:rsidP="00193298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C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6</m:t>
                </m:r>
              </m:sup>
            </m:sSup>
          </m:den>
        </m:f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i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dx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–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y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+i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d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dy</m:t>
                        </m:r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="00814B83">
        <w:rPr>
          <w:lang w:val="en-US"/>
        </w:rPr>
        <w:t xml:space="preserve">          (13</w:t>
      </w:r>
      <w:r w:rsidR="00193298">
        <w:rPr>
          <w:lang w:val="en-US"/>
        </w:rPr>
        <w:t>)</w:t>
      </w:r>
    </w:p>
    <w:p w14:paraId="6415A6A8" w14:textId="77777777" w:rsidR="00193298" w:rsidRDefault="00193298" w:rsidP="007738B0">
      <w:pPr>
        <w:rPr>
          <w:lang w:val="en-US"/>
        </w:rPr>
      </w:pPr>
    </w:p>
    <w:p w14:paraId="534B5246" w14:textId="2ACF2C73" w:rsidR="003B7BFB" w:rsidRDefault="009035FA" w:rsidP="007738B0">
      <w:pPr>
        <w:rPr>
          <w:lang w:val="en-US"/>
        </w:rPr>
      </w:pPr>
      <w:r>
        <w:rPr>
          <w:lang w:val="en-US"/>
        </w:rPr>
        <w:t>Hence, q</w:t>
      </w:r>
      <w:r>
        <w:rPr>
          <w:vertAlign w:val="subscript"/>
          <w:lang w:val="en-US"/>
        </w:rPr>
        <w:t>z</w:t>
      </w:r>
      <w:r>
        <w:rPr>
          <w:lang w:val="en-US"/>
        </w:rPr>
        <w:t xml:space="preserve"> is centered </w:t>
      </w:r>
      <w:r w:rsidR="00B7740C">
        <w:rPr>
          <w:lang w:val="en-US"/>
        </w:rPr>
        <w:t>on</w:t>
      </w:r>
      <w:r>
        <w:rPr>
          <w:lang w:val="en-US"/>
        </w:rPr>
        <w:t xml:space="preserve"> 0 with a FWHM of 5.56/T</w:t>
      </w:r>
      <w:r>
        <w:rPr>
          <w:vertAlign w:val="subscript"/>
          <w:lang w:val="en-US"/>
        </w:rPr>
        <w:t>z</w:t>
      </w:r>
      <w:r>
        <w:rPr>
          <w:lang w:val="en-US"/>
        </w:rPr>
        <w:t xml:space="preserve">. </w:t>
      </w:r>
      <w:r w:rsidR="009778AF">
        <w:rPr>
          <w:lang w:val="en-US"/>
        </w:rPr>
        <w:t xml:space="preserve">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  <w:lang w:val="en-US"/>
          </w:rPr>
          <m:t>≥100</m:t>
        </m:r>
      </m:oMath>
      <w:r w:rsidR="009778AF">
        <w:rPr>
          <w:lang w:val="en-US"/>
        </w:rPr>
        <w:t xml:space="preserve"> nm, it appears we can simplify to </w:t>
      </w:r>
    </w:p>
    <w:p w14:paraId="164D33F6" w14:textId="77777777" w:rsidR="009778AF" w:rsidRDefault="009778AF" w:rsidP="007738B0">
      <w:pPr>
        <w:rPr>
          <w:lang w:val="en-US"/>
        </w:rPr>
      </w:pPr>
    </w:p>
    <w:p w14:paraId="4C2B7C5A" w14:textId="77777777" w:rsidR="009778AF" w:rsidRPr="009778AF" w:rsidRDefault="009778AF" w:rsidP="007738B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C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</m:oMath>
      </m:oMathPara>
    </w:p>
    <w:p w14:paraId="68E90793" w14:textId="63DF86BA" w:rsidR="009778AF" w:rsidRPr="009778AF" w:rsidRDefault="009E61D7" w:rsidP="007738B0">
      <w:p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Tx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i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dx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–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0</m:t>
                            </m:r>
                          </m:sub>
                        </m:sSub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y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dy</m:t>
                        </m:r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="00814B83">
        <w:rPr>
          <w:lang w:val="en-US"/>
        </w:rPr>
        <w:t xml:space="preserve">     (14</w:t>
      </w:r>
      <w:r w:rsidR="009778AF">
        <w:rPr>
          <w:lang w:val="en-US"/>
        </w:rPr>
        <w:t xml:space="preserve">)     </w:t>
      </w:r>
    </w:p>
    <w:p w14:paraId="79D653B8" w14:textId="77777777" w:rsidR="009035FA" w:rsidRDefault="009035FA" w:rsidP="007738B0">
      <w:pPr>
        <w:rPr>
          <w:lang w:val="en-US"/>
        </w:rPr>
      </w:pPr>
    </w:p>
    <w:p w14:paraId="4B0CF7AD" w14:textId="4BED0FEC" w:rsidR="00B7740C" w:rsidRDefault="00B7740C" w:rsidP="007738B0">
      <w:pPr>
        <w:rPr>
          <w:lang w:val="en-US"/>
        </w:rPr>
      </w:pPr>
      <w:r>
        <w:rPr>
          <w:lang w:val="en-US"/>
        </w:rPr>
        <w:t>It is instructive to consider the homogenous case ab</w:t>
      </w:r>
      <w:r w:rsidR="006E2721">
        <w:rPr>
          <w:lang w:val="en-US"/>
        </w:rPr>
        <w:t>ove once more around (x</w:t>
      </w:r>
      <w:r w:rsidR="006E2721">
        <w:rPr>
          <w:vertAlign w:val="subscript"/>
          <w:lang w:val="en-US"/>
        </w:rPr>
        <w:t>0</w:t>
      </w:r>
      <w:r w:rsidR="006E2721">
        <w:rPr>
          <w:lang w:val="en-US"/>
        </w:rPr>
        <w:t xml:space="preserve">, 0). This implies that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atan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 xml:space="preserve"> ~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atan</m:t>
            </m:r>
            <m:ctrlPr>
              <w:rPr>
                <w:rFonts w:ascii="Cambria Math" w:hAnsi="Cambria Math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~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y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lang w:val="en-US"/>
              </w:rPr>
              <m:t>.</m:t>
            </m:r>
          </m:e>
        </m:func>
      </m:oMath>
      <w:r w:rsidR="006E2721">
        <w:rPr>
          <w:lang w:val="en-US"/>
        </w:rPr>
        <w:t xml:space="preserve"> Hence, </w:t>
      </w:r>
    </w:p>
    <w:p w14:paraId="2567483C" w14:textId="33595B3B" w:rsidR="004C50A1" w:rsidRDefault="004C50A1" w:rsidP="00B7740C">
      <w:pPr>
        <w:rPr>
          <w:lang w:val="en-US"/>
        </w:rPr>
      </w:pPr>
    </w:p>
    <w:p w14:paraId="444612F4" w14:textId="73C83F65" w:rsidR="00D95759" w:rsidRPr="007D5C5A" w:rsidRDefault="006E2721" w:rsidP="007D5C5A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acc>
            <m:r>
              <w:rPr>
                <w:rFonts w:ascii="Cambria Math" w:hAnsi="Cambria Math"/>
                <w:lang w:val="en-US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acc>
            <m:r>
              <w:rPr>
                <w:rFonts w:ascii="Cambria Math" w:hAnsi="Cambria Math"/>
                <w:lang w:val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hAnsi="Cambria Math"/>
                <w:lang w:val="en-US"/>
              </w:rPr>
              <m:t>, 0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 xml:space="preserve">C 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6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Gd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</m:e>
            </m:d>
          </m:e>
        </m:d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sinc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 w:rsidR="00814B83">
        <w:rPr>
          <w:lang w:val="en-US"/>
        </w:rPr>
        <w:t xml:space="preserve">      (15</w:t>
      </w:r>
      <w:r w:rsidR="007D5C5A">
        <w:rPr>
          <w:lang w:val="en-US"/>
        </w:rPr>
        <w:t>)</w:t>
      </w:r>
    </w:p>
    <w:p w14:paraId="1EA85611" w14:textId="77777777" w:rsidR="007D5C5A" w:rsidRDefault="007D5C5A" w:rsidP="005524FA">
      <w:pPr>
        <w:rPr>
          <w:lang w:val="en-US"/>
        </w:rPr>
      </w:pPr>
    </w:p>
    <w:p w14:paraId="07DF5170" w14:textId="317E91F3" w:rsidR="004F2DE8" w:rsidRDefault="007D5C5A" w:rsidP="009778AF">
      <w:pPr>
        <w:rPr>
          <w:lang w:val="en-US"/>
        </w:rPr>
      </w:pPr>
      <w:r>
        <w:rPr>
          <w:lang w:val="en-US"/>
        </w:rPr>
        <w:t>In short this is a product of three delta-functions, centered at (q</w:t>
      </w:r>
      <w:r>
        <w:rPr>
          <w:vertAlign w:val="subscript"/>
          <w:lang w:val="en-US"/>
        </w:rPr>
        <w:t>x</w:t>
      </w:r>
      <w:r>
        <w:rPr>
          <w:lang w:val="en-US"/>
        </w:rPr>
        <w:t>, q</w:t>
      </w:r>
      <w:r>
        <w:rPr>
          <w:vertAlign w:val="subscript"/>
          <w:lang w:val="en-US"/>
        </w:rPr>
        <w:t>y</w:t>
      </w:r>
      <w:r>
        <w:rPr>
          <w:lang w:val="en-US"/>
        </w:rPr>
        <w:t>, q</w:t>
      </w:r>
      <w:r>
        <w:rPr>
          <w:vertAlign w:val="subscript"/>
          <w:lang w:val="en-US"/>
        </w:rPr>
        <w:t>z</w:t>
      </w:r>
      <w:r>
        <w:rPr>
          <w:lang w:val="en-US"/>
        </w:rPr>
        <w:t>) = (0,</w:t>
      </w:r>
      <m:oMath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Gd</m:t>
            </m:r>
          </m:num>
          <m:den>
            <m:r>
              <w:rPr>
                <w:rFonts w:ascii="Cambria Math" w:hAnsi="Cambria Math"/>
                <w:lang w:val="en-US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,0).</m:t>
        </m:r>
      </m:oMath>
      <w:r>
        <w:rPr>
          <w:lang w:val="en-US"/>
        </w:rPr>
        <w:t xml:space="preserve">  </w:t>
      </w:r>
    </w:p>
    <w:p w14:paraId="7A1A8ECF" w14:textId="77777777" w:rsidR="008C1FAF" w:rsidRPr="006D7FFD" w:rsidRDefault="008C1FAF" w:rsidP="005524FA">
      <w:pPr>
        <w:rPr>
          <w:lang w:val="en-US"/>
        </w:rPr>
      </w:pPr>
    </w:p>
    <w:p w14:paraId="4E702A01" w14:textId="27A56D3F" w:rsidR="007B385F" w:rsidRDefault="0055275E" w:rsidP="001126DD">
      <w:pPr>
        <w:rPr>
          <w:u w:val="single"/>
          <w:lang w:val="en-US"/>
        </w:rPr>
      </w:pPr>
      <w:r w:rsidRPr="0055275E">
        <w:rPr>
          <w:u w:val="single"/>
          <w:lang w:val="en-US"/>
        </w:rPr>
        <w:t xml:space="preserve">Intensity in </w:t>
      </w:r>
      <w:r>
        <w:rPr>
          <w:u w:val="single"/>
          <w:lang w:val="en-US"/>
        </w:rPr>
        <w:t xml:space="preserve">dark field microscopy </w:t>
      </w:r>
      <w:r w:rsidRPr="0055275E">
        <w:rPr>
          <w:u w:val="single"/>
          <w:lang w:val="en-US"/>
        </w:rPr>
        <w:t>experiment</w:t>
      </w:r>
    </w:p>
    <w:p w14:paraId="5966BE3A" w14:textId="77777777" w:rsidR="00DB451F" w:rsidRDefault="00DB451F" w:rsidP="001126DD">
      <w:pPr>
        <w:rPr>
          <w:u w:val="single"/>
          <w:lang w:val="en-US"/>
        </w:rPr>
      </w:pPr>
    </w:p>
    <w:p w14:paraId="747B34C7" w14:textId="59C5BEE4" w:rsidR="00DB451F" w:rsidRDefault="00DB451F" w:rsidP="00DB451F">
      <w:pPr>
        <w:rPr>
          <w:lang w:val="en-US"/>
        </w:rPr>
      </w:pPr>
      <w:r>
        <w:rPr>
          <w:lang w:val="en-US"/>
        </w:rPr>
        <w:t>The instrument has a finite resolution in reciprocal space. If we assume this to be an anisotropic Gaussian with rms widths (</w:t>
      </w:r>
      <w:r w:rsidRPr="0055275E">
        <w:rPr>
          <w:rFonts w:ascii="Symbol" w:hAnsi="Symbol"/>
          <w:lang w:val="en-US"/>
        </w:rPr>
        <w:t></w:t>
      </w:r>
      <w:r>
        <w:rPr>
          <w:lang w:val="en-US"/>
        </w:rPr>
        <w:t>q</w:t>
      </w:r>
      <w:r>
        <w:rPr>
          <w:vertAlign w:val="subscript"/>
          <w:lang w:val="en-US"/>
        </w:rPr>
        <w:t>x</w:t>
      </w:r>
      <w:r>
        <w:rPr>
          <w:lang w:val="en-US"/>
        </w:rPr>
        <w:t xml:space="preserve"> , </w:t>
      </w:r>
      <w:r w:rsidRPr="0055275E">
        <w:rPr>
          <w:rFonts w:ascii="Symbol" w:hAnsi="Symbol"/>
          <w:lang w:val="en-US"/>
        </w:rPr>
        <w:t></w:t>
      </w:r>
      <w:r>
        <w:rPr>
          <w:lang w:val="en-US"/>
        </w:rPr>
        <w:t>q</w:t>
      </w:r>
      <w:r>
        <w:rPr>
          <w:vertAlign w:val="subscript"/>
          <w:lang w:val="en-US"/>
        </w:rPr>
        <w:t xml:space="preserve">y, </w:t>
      </w:r>
      <w:r w:rsidRPr="0055275E">
        <w:rPr>
          <w:rFonts w:ascii="Symbol" w:hAnsi="Symbol"/>
          <w:lang w:val="en-US"/>
        </w:rPr>
        <w:t></w:t>
      </w:r>
      <w:r>
        <w:rPr>
          <w:lang w:val="en-US"/>
        </w:rPr>
        <w:t>q</w:t>
      </w:r>
      <w:r>
        <w:rPr>
          <w:vertAlign w:val="subscript"/>
          <w:lang w:val="en-US"/>
        </w:rPr>
        <w:t>z</w:t>
      </w:r>
      <w:r>
        <w:rPr>
          <w:lang w:val="en-US"/>
        </w:rPr>
        <w:t xml:space="preserve">), the intensity I becomes </w:t>
      </w:r>
    </w:p>
    <w:p w14:paraId="35A4A0EB" w14:textId="77777777" w:rsidR="00DB451F" w:rsidRDefault="00DB451F" w:rsidP="00DB451F">
      <w:pPr>
        <w:rPr>
          <w:lang w:val="en-US"/>
        </w:rPr>
      </w:pPr>
    </w:p>
    <w:p w14:paraId="07BE1D22" w14:textId="5D1F62C1" w:rsidR="00DB451F" w:rsidRDefault="00DB451F" w:rsidP="00DB451F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I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 xml:space="preserve">q, </m:t>
                </m:r>
              </m:e>
            </m:acc>
            <m:r>
              <w:rPr>
                <w:rFonts w:ascii="Cambria Math" w:hAnsi="Cambria Math"/>
                <w:lang w:val="en-US"/>
              </w:rPr>
              <m:t>x,y</m:t>
            </m:r>
          </m:e>
        </m:d>
        <m:r>
          <w:rPr>
            <w:rFonts w:ascii="Cambria Math" w:hAnsi="Cambria Math"/>
            <w:lang w:val="en-US"/>
          </w:rPr>
          <m:t xml:space="preserve"> </m:t>
        </m:r>
      </m:oMath>
      <w:r w:rsidR="00830125">
        <w:rPr>
          <w:lang w:val="en-US"/>
        </w:rPr>
        <w:t>= C</w:t>
      </w:r>
      <w:r>
        <w:rPr>
          <w:lang w:val="en-US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-∞</m:t>
            </m:r>
          </m:sub>
          <m:sup>
            <m:r>
              <w:rPr>
                <w:rFonts w:ascii="Cambria Math" w:hAnsi="Cambria Math"/>
                <w:lang w:val="en-US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∞</m:t>
                </m:r>
              </m:sup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-u,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-v,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-w,x,y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u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v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w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z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du dv dw </m:t>
                    </m:r>
                  </m:e>
                </m:nary>
              </m:e>
            </m:nary>
          </m:e>
        </m:nary>
      </m:oMath>
      <w:r w:rsidR="00814B83">
        <w:rPr>
          <w:lang w:val="en-US"/>
        </w:rPr>
        <w:tab/>
        <w:t>(16</w:t>
      </w:r>
      <w:r>
        <w:rPr>
          <w:lang w:val="en-US"/>
        </w:rPr>
        <w:t>)</w:t>
      </w:r>
    </w:p>
    <w:p w14:paraId="237058F3" w14:textId="77777777" w:rsidR="00DB451F" w:rsidRDefault="00DB451F" w:rsidP="00DB451F">
      <w:pPr>
        <w:rPr>
          <w:lang w:val="en-US"/>
        </w:rPr>
      </w:pPr>
    </w:p>
    <w:p w14:paraId="28113394" w14:textId="3B6B0EB3" w:rsidR="00DB451F" w:rsidRPr="0088670D" w:rsidRDefault="00DB451F" w:rsidP="00DB451F">
      <w:pPr>
        <w:rPr>
          <w:lang w:val="en-US"/>
        </w:rPr>
      </w:pPr>
      <w:r>
        <w:rPr>
          <w:lang w:val="en-US"/>
        </w:rPr>
        <w:t xml:space="preserve">Notably, we are taking data in the “rotation mode” which mathematically implies a change in coordinate system and a </w:t>
      </w:r>
      <w:r w:rsidR="00740EE6">
        <w:rPr>
          <w:lang w:val="en-US"/>
        </w:rPr>
        <w:t>Jacobian matrix in going from S</w:t>
      </w:r>
      <w:r>
        <w:rPr>
          <w:lang w:val="en-US"/>
        </w:rPr>
        <w:t xml:space="preserve"> to I. In other words this introduces a Lorentz factor. We shall neglect this factor as it only is a scale factor when we are looking at the vicinity of one Bragg peak at one energy.</w:t>
      </w:r>
    </w:p>
    <w:p w14:paraId="559C9E8C" w14:textId="77777777" w:rsidR="00DB451F" w:rsidRPr="0055275E" w:rsidRDefault="00DB451F" w:rsidP="001126DD">
      <w:pPr>
        <w:rPr>
          <w:u w:val="single"/>
          <w:lang w:val="en-US"/>
        </w:rPr>
      </w:pPr>
    </w:p>
    <w:p w14:paraId="03310268" w14:textId="77FB0B57" w:rsidR="00CC569B" w:rsidRDefault="00740EE6" w:rsidP="00600652">
      <w:pPr>
        <w:rPr>
          <w:lang w:val="en-US"/>
        </w:rPr>
      </w:pPr>
      <w:r>
        <w:rPr>
          <w:lang w:val="en-US"/>
        </w:rPr>
        <w:t>Above we learned that the NA of the objective is sufficiently large to integrate over the q</w:t>
      </w:r>
      <w:r>
        <w:rPr>
          <w:vertAlign w:val="subscript"/>
          <w:lang w:val="en-US"/>
        </w:rPr>
        <w:t>x</w:t>
      </w:r>
      <w:r>
        <w:rPr>
          <w:lang w:val="en-US"/>
        </w:rPr>
        <w:t xml:space="preserve"> and q</w:t>
      </w:r>
      <w:r>
        <w:rPr>
          <w:vertAlign w:val="subscript"/>
          <w:lang w:val="en-US"/>
        </w:rPr>
        <w:t>z.</w:t>
      </w:r>
      <w:r>
        <w:rPr>
          <w:lang w:val="en-US"/>
        </w:rPr>
        <w:t xml:space="preserve">. </w:t>
      </w:r>
      <w:r w:rsidR="00A750B6">
        <w:rPr>
          <w:lang w:val="en-US"/>
        </w:rPr>
        <w:t xml:space="preserve"> </w:t>
      </w:r>
      <w:r w:rsidR="00CC569B">
        <w:rPr>
          <w:lang w:val="en-US"/>
        </w:rPr>
        <w:t xml:space="preserve">In a </w:t>
      </w:r>
      <w:r w:rsidR="00CC569B" w:rsidRPr="00CC569B">
        <w:rPr>
          <w:i/>
          <w:lang w:val="en-US"/>
        </w:rPr>
        <w:t>handwaving</w:t>
      </w:r>
      <w:r w:rsidR="00CC569B">
        <w:rPr>
          <w:lang w:val="en-US"/>
        </w:rPr>
        <w:t xml:space="preserve"> way I propose things add up coherently when integrating over q</w:t>
      </w:r>
      <w:r w:rsidR="00CC569B">
        <w:rPr>
          <w:vertAlign w:val="subscript"/>
          <w:lang w:val="en-US"/>
        </w:rPr>
        <w:t xml:space="preserve">z </w:t>
      </w:r>
      <w:r w:rsidR="00CC569B">
        <w:rPr>
          <w:lang w:val="en-US"/>
        </w:rPr>
        <w:t>and q</w:t>
      </w:r>
      <w:r w:rsidR="00CC569B">
        <w:rPr>
          <w:vertAlign w:val="subscript"/>
          <w:lang w:val="en-US"/>
        </w:rPr>
        <w:t>y</w:t>
      </w:r>
      <w:r w:rsidR="00CC569B">
        <w:rPr>
          <w:lang w:val="en-US"/>
        </w:rPr>
        <w:t xml:space="preserve"> but incoherently when integrating over q</w:t>
      </w:r>
      <w:r w:rsidR="00CC569B">
        <w:rPr>
          <w:vertAlign w:val="subscript"/>
          <w:lang w:val="en-US"/>
        </w:rPr>
        <w:t>x.</w:t>
      </w:r>
    </w:p>
    <w:p w14:paraId="54E5AFA0" w14:textId="77777777" w:rsidR="00CC569B" w:rsidRDefault="00CC569B" w:rsidP="00600652">
      <w:pPr>
        <w:rPr>
          <w:lang w:val="en-US"/>
        </w:rPr>
      </w:pPr>
    </w:p>
    <w:p w14:paraId="1554A01E" w14:textId="24A6EF32" w:rsidR="008E3762" w:rsidRPr="00A750B6" w:rsidRDefault="00740EE6" w:rsidP="00600652">
      <w:pPr>
        <w:rPr>
          <w:lang w:val="en-US"/>
        </w:rPr>
      </w:pPr>
      <w:r>
        <w:rPr>
          <w:lang w:val="en-US"/>
        </w:rPr>
        <w:t>Combin</w:t>
      </w:r>
      <w:r w:rsidR="00830125">
        <w:rPr>
          <w:lang w:val="en-US"/>
        </w:rPr>
        <w:t>in</w:t>
      </w:r>
      <w:r>
        <w:rPr>
          <w:lang w:val="en-US"/>
        </w:rPr>
        <w:t>g Eq</w:t>
      </w:r>
      <w:r w:rsidR="00830125">
        <w:rPr>
          <w:lang w:val="en-US"/>
        </w:rPr>
        <w:t>s.</w:t>
      </w:r>
      <w:r w:rsidR="00814B83">
        <w:rPr>
          <w:lang w:val="en-US"/>
        </w:rPr>
        <w:t xml:space="preserve"> 14 and 16</w:t>
      </w:r>
      <w:r>
        <w:rPr>
          <w:lang w:val="en-US"/>
        </w:rPr>
        <w:t xml:space="preserve"> we have</w:t>
      </w:r>
      <w:r w:rsidR="00830125">
        <w:rPr>
          <w:lang w:val="en-US"/>
        </w:rPr>
        <w:t xml:space="preserve"> the</w:t>
      </w:r>
      <w:r w:rsidR="003A6DF0">
        <w:rPr>
          <w:lang w:val="en-US"/>
        </w:rPr>
        <w:t xml:space="preserve"> following</w:t>
      </w:r>
    </w:p>
    <w:p w14:paraId="01C1366C" w14:textId="77777777" w:rsidR="00740EE6" w:rsidRDefault="00740EE6" w:rsidP="00600652">
      <w:pPr>
        <w:rPr>
          <w:lang w:val="en-US"/>
        </w:rPr>
      </w:pPr>
    </w:p>
    <w:p w14:paraId="0D7BBB07" w14:textId="13ED4191" w:rsidR="00740EE6" w:rsidRPr="00740EE6" w:rsidRDefault="009E61D7" w:rsidP="00830125">
      <w:pPr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part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,x,y</m:t>
                </m:r>
              </m:e>
            </m:d>
            <m:r>
              <w:rPr>
                <w:rFonts w:ascii="Cambria Math" w:hAnsi="Cambria Math"/>
                <w:lang w:val="en-US"/>
              </w:rPr>
              <m:t>=C'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∞</m:t>
                </m:r>
              </m:sup>
              <m:e>
                <m:r>
                  <w:rPr>
                    <w:rFonts w:ascii="Cambria Math" w:hAnsi="Cambria Math"/>
                    <w:lang w:val="en-US"/>
                  </w:rPr>
                  <m:t>du</m:t>
                </m:r>
              </m:e>
            </m:nary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-v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nary>
                <m:r>
                  <w:rPr>
                    <w:rFonts w:ascii="Cambria Math" w:hAnsi="Cambria Math"/>
                    <w:lang w:val="en-US"/>
                  </w:rPr>
                  <m:t>dv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Rdir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+x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Rdir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+x</m:t>
                    </m:r>
                  </m:sup>
                  <m:e>
                    <m:func>
                      <m:func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exp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 x'u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 xml:space="preserve">dx'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–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lcoh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+y</m:t>
                        </m:r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lcoh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+y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y'v+i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Gd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2π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atan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y'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x'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 xml:space="preserve"> 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>dy'</m:t>
                        </m:r>
                      </m:e>
                    </m:nary>
                  </m:e>
                </m:nary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A750B6">
        <w:rPr>
          <w:lang w:val="en-US"/>
        </w:rPr>
        <w:tab/>
      </w:r>
      <w:r w:rsidR="00814B83">
        <w:rPr>
          <w:lang w:val="en-US"/>
        </w:rPr>
        <w:t>(17</w:t>
      </w:r>
      <w:r w:rsidR="00830125">
        <w:rPr>
          <w:lang w:val="en-US"/>
        </w:rPr>
        <w:t>)</w:t>
      </w:r>
    </w:p>
    <w:p w14:paraId="2AC8FA6F" w14:textId="77777777" w:rsidR="00A750B6" w:rsidRDefault="00A750B6" w:rsidP="00600652">
      <w:pPr>
        <w:rPr>
          <w:lang w:val="en-US"/>
        </w:rPr>
      </w:pPr>
    </w:p>
    <w:p w14:paraId="70E7870C" w14:textId="6E8B6DAE" w:rsidR="00FE1306" w:rsidRDefault="00224508" w:rsidP="00600652">
      <w:pPr>
        <w:rPr>
          <w:lang w:val="en-US"/>
        </w:rPr>
      </w:pPr>
      <w:r>
        <w:rPr>
          <w:lang w:val="en-US"/>
        </w:rPr>
        <w:t xml:space="preserve">Finally we need to integrate along the entire rod, that is the </w:t>
      </w:r>
      <w:r w:rsidR="00FE1306">
        <w:rPr>
          <w:lang w:val="en-US"/>
        </w:rPr>
        <w:t>illuminated diffracted beam path</w:t>
      </w:r>
      <w:r>
        <w:rPr>
          <w:lang w:val="en-US"/>
        </w:rPr>
        <w:t xml:space="preserve"> </w:t>
      </w:r>
      <w:r w:rsidR="00FE1306">
        <w:rPr>
          <w:lang w:val="en-US"/>
        </w:rPr>
        <w:t>projected unto the (x,y) plane in the sample system</w:t>
      </w:r>
      <w:r>
        <w:rPr>
          <w:lang w:val="en-US"/>
        </w:rPr>
        <w:t>, T</w:t>
      </w:r>
      <w:r w:rsidR="003A6DF0">
        <w:rPr>
          <w:lang w:val="en-US"/>
        </w:rPr>
        <w:t>/cos</w:t>
      </w:r>
      <w:r w:rsidR="003A6DF0">
        <w:rPr>
          <w:rFonts w:ascii="Symbol" w:hAnsi="Symbol"/>
          <w:lang w:val="en-US"/>
        </w:rPr>
        <w:t></w:t>
      </w:r>
      <w:r w:rsidR="003A6DF0">
        <w:rPr>
          <w:lang w:val="en-US"/>
        </w:rPr>
        <w:t xml:space="preserve">, with T being the “thickness” in the lab system. </w:t>
      </w:r>
    </w:p>
    <w:p w14:paraId="6B227064" w14:textId="77777777" w:rsidR="00FE1306" w:rsidRDefault="00FE1306" w:rsidP="00600652">
      <w:pPr>
        <w:rPr>
          <w:lang w:val="en-US"/>
        </w:rPr>
      </w:pPr>
    </w:p>
    <w:p w14:paraId="233E98E7" w14:textId="1243B6FC" w:rsidR="00FE1306" w:rsidRDefault="00FE1306" w:rsidP="00600652">
      <w:pPr>
        <w:rPr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A30FBE" wp14:editId="6A127DE7">
                <wp:simplePos x="0" y="0"/>
                <wp:positionH relativeFrom="column">
                  <wp:posOffset>1600200</wp:posOffset>
                </wp:positionH>
                <wp:positionV relativeFrom="paragraph">
                  <wp:posOffset>74295</wp:posOffset>
                </wp:positionV>
                <wp:extent cx="1600200" cy="1371600"/>
                <wp:effectExtent l="127000" t="50800" r="127000" b="101600"/>
                <wp:wrapThrough wrapText="bothSides">
                  <wp:wrapPolygon edited="0">
                    <wp:start x="12748" y="-591"/>
                    <wp:lineTo x="-144" y="-2791"/>
                    <wp:lineTo x="-1731" y="9875"/>
                    <wp:lineTo x="-1565" y="19605"/>
                    <wp:lineTo x="4053" y="21777"/>
                    <wp:lineTo x="7106" y="22297"/>
                    <wp:lineTo x="7446" y="22355"/>
                    <wp:lineTo x="21222" y="20259"/>
                    <wp:lineTo x="22645" y="14438"/>
                    <wp:lineTo x="22669" y="5953"/>
                    <wp:lineTo x="19872" y="624"/>
                    <wp:lineTo x="18515" y="393"/>
                    <wp:lineTo x="12748" y="-591"/>
                  </wp:wrapPolygon>
                </wp:wrapThrough>
                <wp:docPr id="31" name="Magnetpladelage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00781">
                          <a:off x="0" y="0"/>
                          <a:ext cx="1600200" cy="13716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0qx0,3391l0,18209qy10800,21600,21600,18209l21600,3391qy10800,0xem0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Magnetpladelager 31" o:spid="_x0000_s1026" type="#_x0000_t132" style="position:absolute;margin-left:126pt;margin-top:5.85pt;width:126pt;height:108pt;rotation:-545280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337C910A" w14:textId="3C65F7BD" w:rsidR="00FE1306" w:rsidRDefault="00FE1306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20DE33" wp14:editId="0FDC2423">
                <wp:simplePos x="0" y="0"/>
                <wp:positionH relativeFrom="column">
                  <wp:posOffset>1371600</wp:posOffset>
                </wp:positionH>
                <wp:positionV relativeFrom="paragraph">
                  <wp:posOffset>124460</wp:posOffset>
                </wp:positionV>
                <wp:extent cx="2171700" cy="1143000"/>
                <wp:effectExtent l="50800" t="25400" r="38100" b="101600"/>
                <wp:wrapNone/>
                <wp:docPr id="49" name="Lige forbindel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11430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49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9.8pt" to="279pt,99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</w:p>
    <w:p w14:paraId="4CD4EC2C" w14:textId="690E6AF7" w:rsidR="00FE1306" w:rsidRDefault="00FE1306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574075" wp14:editId="1E24C1B9">
                <wp:simplePos x="0" y="0"/>
                <wp:positionH relativeFrom="column">
                  <wp:posOffset>1371600</wp:posOffset>
                </wp:positionH>
                <wp:positionV relativeFrom="paragraph">
                  <wp:posOffset>60325</wp:posOffset>
                </wp:positionV>
                <wp:extent cx="2400300" cy="1028700"/>
                <wp:effectExtent l="50800" t="50800" r="38100" b="139700"/>
                <wp:wrapThrough wrapText="bothSides">
                  <wp:wrapPolygon edited="0">
                    <wp:start x="16229" y="-1067"/>
                    <wp:lineTo x="-457" y="0"/>
                    <wp:lineTo x="-457" y="17067"/>
                    <wp:lineTo x="16229" y="22933"/>
                    <wp:lineTo x="16457" y="24000"/>
                    <wp:lineTo x="17600" y="24000"/>
                    <wp:lineTo x="17829" y="22933"/>
                    <wp:lineTo x="20571" y="17067"/>
                    <wp:lineTo x="21714" y="10133"/>
                    <wp:lineTo x="21486" y="8533"/>
                    <wp:lineTo x="17829" y="-1067"/>
                    <wp:lineTo x="16229" y="-1067"/>
                  </wp:wrapPolygon>
                </wp:wrapThrough>
                <wp:docPr id="35" name="Højrepi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028700"/>
                        </a:xfrm>
                        <a:prstGeom prst="rightArrow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Højrepil 35" o:spid="_x0000_s1026" type="#_x0000_t13" style="position:absolute;margin-left:108pt;margin-top:4.75pt;width:189pt;height:8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" adj="16971" fillcolor="red" strokecolor="#4579b8 [3044]">
                <v:fill opacity="13107f"/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1F752F06" w14:textId="5E59BF95" w:rsidR="00FE1306" w:rsidRDefault="00583175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091C0C" wp14:editId="087FFBFE">
                <wp:simplePos x="0" y="0"/>
                <wp:positionH relativeFrom="column">
                  <wp:posOffset>2514600</wp:posOffset>
                </wp:positionH>
                <wp:positionV relativeFrom="paragraph">
                  <wp:posOffset>109855</wp:posOffset>
                </wp:positionV>
                <wp:extent cx="262890" cy="342900"/>
                <wp:effectExtent l="0" t="0" r="0" b="12700"/>
                <wp:wrapSquare wrapText="bothSides"/>
                <wp:docPr id="56" name="Tekstfel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D919D" w14:textId="20ACD6F1" w:rsidR="00D84718" w:rsidRPr="00583175" w:rsidRDefault="00D84718" w:rsidP="00583175">
                            <w:pPr>
                              <w:rPr>
                                <w:rFonts w:ascii="Symbol" w:hAnsi="Symbol"/>
                              </w:rPr>
                            </w:pPr>
                            <w:r w:rsidRPr="00583175">
                              <w:rPr>
                                <w:rFonts w:ascii="Symbol" w:hAnsi="Symbol"/>
                              </w:rPr>
                              <w:t>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91C0C" id="Tekstfelt_x0020_56" o:spid="_x0000_s1041" type="#_x0000_t202" style="position:absolute;margin-left:198pt;margin-top:8.65pt;width:20.7pt;height:27pt;z-index:251739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" filled="f" stroked="f">
                <v:textbox>
                  <w:txbxContent>
                    <w:p w14:paraId="583D919D" w14:textId="20ACD6F1" w:rsidR="00D84718" w:rsidRPr="00583175" w:rsidRDefault="00D84718" w:rsidP="00583175">
                      <w:pPr>
                        <w:rPr>
                          <w:rFonts w:ascii="Symbol" w:hAnsi="Symbol"/>
                        </w:rPr>
                      </w:pPr>
                      <w:r w:rsidRPr="00583175">
                        <w:rPr>
                          <w:rFonts w:ascii="Symbol" w:hAnsi="Symbol"/>
                        </w:rPr>
                        <w:t>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EB897F" wp14:editId="763D91CD">
                <wp:simplePos x="0" y="0"/>
                <wp:positionH relativeFrom="column">
                  <wp:posOffset>2857500</wp:posOffset>
                </wp:positionH>
                <wp:positionV relativeFrom="paragraph">
                  <wp:posOffset>109855</wp:posOffset>
                </wp:positionV>
                <wp:extent cx="0" cy="533400"/>
                <wp:effectExtent l="50800" t="0" r="76200" b="76200"/>
                <wp:wrapNone/>
                <wp:docPr id="55" name="Lige forbindel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5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8.65pt" to="225pt,5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F777A6" wp14:editId="55F699E7">
                <wp:simplePos x="0" y="0"/>
                <wp:positionH relativeFrom="column">
                  <wp:posOffset>1828800</wp:posOffset>
                </wp:positionH>
                <wp:positionV relativeFrom="paragraph">
                  <wp:posOffset>109855</wp:posOffset>
                </wp:positionV>
                <wp:extent cx="0" cy="533400"/>
                <wp:effectExtent l="50800" t="0" r="76200" b="76200"/>
                <wp:wrapNone/>
                <wp:docPr id="54" name="Lige forbindel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8.65pt" to="2in,5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</w:p>
    <w:p w14:paraId="1AB74487" w14:textId="20C5CC65" w:rsidR="00FE1306" w:rsidRDefault="00583175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B3B5BC9" wp14:editId="0F1EF34D">
                <wp:simplePos x="0" y="0"/>
                <wp:positionH relativeFrom="column">
                  <wp:posOffset>2514600</wp:posOffset>
                </wp:positionH>
                <wp:positionV relativeFrom="paragraph">
                  <wp:posOffset>83820</wp:posOffset>
                </wp:positionV>
                <wp:extent cx="770255" cy="342900"/>
                <wp:effectExtent l="0" t="0" r="0" b="12700"/>
                <wp:wrapSquare wrapText="bothSides"/>
                <wp:docPr id="57" name="Tekstfel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25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5F696" w14:textId="11408422" w:rsidR="00D84718" w:rsidRPr="00583175" w:rsidRDefault="00D84718" w:rsidP="00583175">
                            <w:pPr>
                              <w:rPr>
                                <w:rFonts w:ascii="Symbol" w:hAnsi="Symbol"/>
                                <w:color w:val="FF0000"/>
                              </w:rPr>
                            </w:pPr>
                            <w:r>
                              <w:rPr>
                                <w:rFonts w:ascii="Symbol" w:hAnsi="Symbol"/>
                                <w:color w:val="FF0000"/>
                              </w:rPr>
                              <w:t></w:t>
                            </w:r>
                            <w:r>
                              <w:rPr>
                                <w:rFonts w:ascii="Symbol" w:hAnsi="Symbol"/>
                                <w:color w:val="FF0000"/>
                              </w:rPr>
                              <w:t></w:t>
                            </w:r>
                            <w:r>
                              <w:rPr>
                                <w:rFonts w:ascii="Cambria" w:hAnsi="Cambria"/>
                                <w:color w:val="FF0000"/>
                              </w:rPr>
                              <w:t>cos(</w:t>
                            </w:r>
                            <w:r>
                              <w:rPr>
                                <w:rFonts w:ascii="Symbol" w:hAnsi="Symbol"/>
                                <w:color w:val="FF0000"/>
                              </w:rPr>
                              <w:t></w:t>
                            </w:r>
                            <w:r w:rsidRPr="003A6DF0">
                              <w:rPr>
                                <w:rFonts w:ascii="Cambria" w:hAnsi="Cambria"/>
                                <w:color w:val="FF0000"/>
                              </w:rPr>
                              <w:t>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B5BC9" id="Tekstfelt_x0020_57" o:spid="_x0000_s1042" type="#_x0000_t202" style="position:absolute;margin-left:198pt;margin-top:6.6pt;width:60.65pt;height:27pt;z-index:251741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" filled="f" stroked="f">
                <v:textbox>
                  <w:txbxContent>
                    <w:p w14:paraId="3255F696" w14:textId="11408422" w:rsidR="00D84718" w:rsidRPr="00583175" w:rsidRDefault="00D84718" w:rsidP="00583175">
                      <w:pPr>
                        <w:rPr>
                          <w:rFonts w:ascii="Symbol" w:hAnsi="Symbol"/>
                          <w:color w:val="FF0000"/>
                        </w:rPr>
                      </w:pPr>
                      <w:r>
                        <w:rPr>
                          <w:rFonts w:ascii="Symbol" w:hAnsi="Symbol"/>
                          <w:color w:val="FF0000"/>
                        </w:rPr>
                        <w:t></w:t>
                      </w:r>
                      <w:r>
                        <w:rPr>
                          <w:rFonts w:ascii="Symbol" w:hAnsi="Symbol"/>
                          <w:color w:val="FF0000"/>
                        </w:rPr>
                        <w:t></w:t>
                      </w:r>
                      <w:proofErr w:type="spellStart"/>
                      <w:r>
                        <w:rPr>
                          <w:rFonts w:ascii="Cambria" w:hAnsi="Cambria"/>
                          <w:color w:val="FF0000"/>
                        </w:rPr>
                        <w:t>cos</w:t>
                      </w:r>
                      <w:proofErr w:type="spellEnd"/>
                      <w:r>
                        <w:rPr>
                          <w:rFonts w:ascii="Cambria" w:hAnsi="Cambria"/>
                          <w:color w:val="FF0000"/>
                        </w:rPr>
                        <w:t>(</w:t>
                      </w:r>
                      <w:r>
                        <w:rPr>
                          <w:rFonts w:ascii="Symbol" w:hAnsi="Symbol"/>
                          <w:color w:val="FF0000"/>
                        </w:rPr>
                        <w:t></w:t>
                      </w:r>
                      <w:r w:rsidRPr="003A6DF0">
                        <w:rPr>
                          <w:rFonts w:ascii="Cambria" w:hAnsi="Cambria"/>
                          <w:color w:val="FF0000"/>
                        </w:rPr>
                        <w:t>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96675D" wp14:editId="5CE6FAF2">
                <wp:simplePos x="0" y="0"/>
                <wp:positionH relativeFrom="column">
                  <wp:posOffset>1828800</wp:posOffset>
                </wp:positionH>
                <wp:positionV relativeFrom="paragraph">
                  <wp:posOffset>114300</wp:posOffset>
                </wp:positionV>
                <wp:extent cx="1028700" cy="228600"/>
                <wp:effectExtent l="50800" t="25400" r="63500" b="101600"/>
                <wp:wrapNone/>
                <wp:docPr id="53" name="Lige forbindel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3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in,9pt" to="225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" strokecolor="red" strokeweight="2pt">
                <v:shadow on="t" opacity="24903f" mv:blur="40000f" origin=",.5" offset="0,20000emu"/>
              </v:line>
            </w:pict>
          </mc:Fallback>
        </mc:AlternateContent>
      </w:r>
    </w:p>
    <w:p w14:paraId="03CCB2DB" w14:textId="59AA9E4E" w:rsidR="00FE1306" w:rsidRDefault="00FE1306" w:rsidP="00600652">
      <w:pPr>
        <w:rPr>
          <w:lang w:val="en-US"/>
        </w:rPr>
      </w:pPr>
    </w:p>
    <w:p w14:paraId="5EF63DCB" w14:textId="5F3F013A" w:rsidR="00FE1306" w:rsidRDefault="003A6DF0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F1EB4D" wp14:editId="4D5069F9">
                <wp:simplePos x="0" y="0"/>
                <wp:positionH relativeFrom="column">
                  <wp:posOffset>2286000</wp:posOffset>
                </wp:positionH>
                <wp:positionV relativeFrom="paragraph">
                  <wp:posOffset>35560</wp:posOffset>
                </wp:positionV>
                <wp:extent cx="276225" cy="342900"/>
                <wp:effectExtent l="0" t="0" r="0" b="12700"/>
                <wp:wrapSquare wrapText="bothSides"/>
                <wp:docPr id="60" name="Tekstfel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CD86" w14:textId="20FE4303" w:rsidR="00D84718" w:rsidRPr="003A6DF0" w:rsidRDefault="00D84718" w:rsidP="003A6DF0">
                            <w:pPr>
                              <w:rPr>
                                <w:rFonts w:ascii="Symbol" w:hAnsi="Symbol"/>
                                <w:color w:val="0000FF"/>
                              </w:rPr>
                            </w:pPr>
                            <w:r w:rsidRPr="003A6DF0">
                              <w:rPr>
                                <w:rFonts w:ascii="Symbol" w:hAnsi="Symbol"/>
                                <w:color w:val="0000FF"/>
                              </w:rPr>
                              <w:t>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1EB4D" id="Tekstfelt_x0020_60" o:spid="_x0000_s1043" type="#_x0000_t202" style="position:absolute;margin-left:180pt;margin-top:2.8pt;width:21.75pt;height:27pt;z-index:251746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" filled="f" stroked="f">
                <v:textbox>
                  <w:txbxContent>
                    <w:p w14:paraId="7E7ACD86" w14:textId="20FE4303" w:rsidR="00D84718" w:rsidRPr="003A6DF0" w:rsidRDefault="00D84718" w:rsidP="003A6DF0">
                      <w:pPr>
                        <w:rPr>
                          <w:rFonts w:ascii="Symbol" w:hAnsi="Symbol"/>
                          <w:color w:val="0000FF"/>
                        </w:rPr>
                      </w:pPr>
                      <w:r w:rsidRPr="003A6DF0">
                        <w:rPr>
                          <w:rFonts w:ascii="Symbol" w:hAnsi="Symbol"/>
                          <w:color w:val="0000FF"/>
                        </w:rPr>
                        <w:t>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6913EC" wp14:editId="5E1BB909">
                <wp:simplePos x="0" y="0"/>
                <wp:positionH relativeFrom="column">
                  <wp:posOffset>1832610</wp:posOffset>
                </wp:positionH>
                <wp:positionV relativeFrom="paragraph">
                  <wp:posOffset>100966</wp:posOffset>
                </wp:positionV>
                <wp:extent cx="1031240" cy="5079"/>
                <wp:effectExtent l="50800" t="25400" r="60960" b="97155"/>
                <wp:wrapNone/>
                <wp:docPr id="59" name="Lige forbindel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1240" cy="5079"/>
                        </a:xfrm>
                        <a:prstGeom prst="line">
                          <a:avLst/>
                        </a:prstGeom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9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3pt,7.95pt" to="225.5pt,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" strokecolor="blue" strokeweight="2pt">
                <v:shadow on="t" opacity="24903f" mv:blur="40000f" origin=",.5" offset="0,20000emu"/>
              </v:line>
            </w:pict>
          </mc:Fallback>
        </mc:AlternateContent>
      </w:r>
      <w:r w:rsidR="0058317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3956E8" wp14:editId="491CDBA1">
                <wp:simplePos x="0" y="0"/>
                <wp:positionH relativeFrom="column">
                  <wp:posOffset>1714500</wp:posOffset>
                </wp:positionH>
                <wp:positionV relativeFrom="paragraph">
                  <wp:posOffset>145415</wp:posOffset>
                </wp:positionV>
                <wp:extent cx="339090" cy="342900"/>
                <wp:effectExtent l="0" t="0" r="0" b="12700"/>
                <wp:wrapSquare wrapText="bothSides"/>
                <wp:docPr id="52" name="Tekstfel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C6F8A" w14:textId="50CAA212" w:rsidR="00D84718" w:rsidRPr="00583175" w:rsidRDefault="00D84718">
                            <w:pPr>
                              <w:rPr>
                                <w:rFonts w:ascii="Symbol" w:hAnsi="Symbol"/>
                              </w:rPr>
                            </w:pPr>
                            <w:r w:rsidRPr="00583175">
                              <w:rPr>
                                <w:rFonts w:ascii="Symbol" w:hAnsi="Symbol"/>
                              </w:rPr>
                              <w:t></w:t>
                            </w:r>
                            <w:r w:rsidRPr="00583175">
                              <w:rPr>
                                <w:rFonts w:ascii="Symbol" w:hAnsi="Symbol"/>
                              </w:rPr>
                              <w:t>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56E8" id="Tekstfelt_x0020_52" o:spid="_x0000_s1044" type="#_x0000_t202" style="position:absolute;margin-left:135pt;margin-top:11.45pt;width:26.7pt;height:27pt;z-index:251731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" filled="f" stroked="f">
                <v:textbox>
                  <w:txbxContent>
                    <w:p w14:paraId="3DCC6F8A" w14:textId="50CAA212" w:rsidR="00D84718" w:rsidRPr="00583175" w:rsidRDefault="00D84718">
                      <w:pPr>
                        <w:rPr>
                          <w:rFonts w:ascii="Symbol" w:hAnsi="Symbol"/>
                        </w:rPr>
                      </w:pPr>
                      <w:r w:rsidRPr="00583175">
                        <w:rPr>
                          <w:rFonts w:ascii="Symbol" w:hAnsi="Symbol"/>
                        </w:rPr>
                        <w:t></w:t>
                      </w:r>
                      <w:r w:rsidRPr="00583175">
                        <w:rPr>
                          <w:rFonts w:ascii="Symbol" w:hAnsi="Symbol"/>
                        </w:rPr>
                        <w:t>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317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919BA3E" wp14:editId="0F7EDBB5">
                <wp:simplePos x="0" y="0"/>
                <wp:positionH relativeFrom="column">
                  <wp:posOffset>1713865</wp:posOffset>
                </wp:positionH>
                <wp:positionV relativeFrom="paragraph">
                  <wp:posOffset>145415</wp:posOffset>
                </wp:positionV>
                <wp:extent cx="45085" cy="457200"/>
                <wp:effectExtent l="25400" t="25400" r="81915" b="0"/>
                <wp:wrapThrough wrapText="bothSides">
                  <wp:wrapPolygon edited="0">
                    <wp:start x="-12169" y="-1200"/>
                    <wp:lineTo x="0" y="13200"/>
                    <wp:lineTo x="48676" y="13200"/>
                    <wp:lineTo x="48676" y="-1200"/>
                    <wp:lineTo x="-12169" y="-1200"/>
                  </wp:wrapPolygon>
                </wp:wrapThrough>
                <wp:docPr id="51" name="Bu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arc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ue 51" o:spid="_x0000_s1026" style="position:absolute;margin-left:134.95pt;margin-top:11.45pt;width:3.55pt;height:36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5085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" path="m22542,0nsc34992,,45085,102348,45085,228600l22543,228600c22543,152400,22542,76200,22542,0xem22542,0nfc34992,,45085,102348,45085,228600e" filled="f" strokecolor="black [3213]" strokeweight="2pt">
                <v:shadow on="t" opacity="24903f" mv:blur="40000f" origin=",.5" offset="0,20000emu"/>
                <v:path arrowok="t" o:connecttype="custom" o:connectlocs="22542,0;45085,228600" o:connectangles="0,0"/>
                <w10:wrap type="through"/>
              </v:shape>
            </w:pict>
          </mc:Fallback>
        </mc:AlternateContent>
      </w:r>
    </w:p>
    <w:p w14:paraId="27AD8477" w14:textId="49C39503" w:rsidR="00FE1306" w:rsidRDefault="00FE1306" w:rsidP="00600652">
      <w:pPr>
        <w:rPr>
          <w:lang w:val="en-US"/>
        </w:rPr>
      </w:pPr>
    </w:p>
    <w:p w14:paraId="0F2BC743" w14:textId="1C604A3D" w:rsidR="00FE1306" w:rsidRDefault="00FE1306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F34682" wp14:editId="21B339D4">
                <wp:simplePos x="0" y="0"/>
                <wp:positionH relativeFrom="column">
                  <wp:posOffset>1143000</wp:posOffset>
                </wp:positionH>
                <wp:positionV relativeFrom="paragraph">
                  <wp:posOffset>17145</wp:posOffset>
                </wp:positionV>
                <wp:extent cx="2857500" cy="0"/>
                <wp:effectExtent l="50800" t="25400" r="63500" b="101600"/>
                <wp:wrapNone/>
                <wp:docPr id="50" name="Lige forbindel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ln w="19050" cmpd="sng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ge forbindelse 5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1.35pt" to="315pt,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" strokecolor="black [3213]" strokeweight="1.5pt">
                <v:stroke dashstyle="dash"/>
                <v:shadow on="t" opacity="24903f" mv:blur="40000f" origin=",.5" offset="0,20000emu"/>
              </v:line>
            </w:pict>
          </mc:Fallback>
        </mc:AlternateContent>
      </w:r>
    </w:p>
    <w:p w14:paraId="1D87FDBB" w14:textId="77777777" w:rsidR="00FE1306" w:rsidRDefault="00FE1306" w:rsidP="00600652">
      <w:pPr>
        <w:rPr>
          <w:lang w:val="en-US"/>
        </w:rPr>
      </w:pPr>
    </w:p>
    <w:p w14:paraId="54ABED36" w14:textId="77777777" w:rsidR="00583175" w:rsidRDefault="00583175" w:rsidP="00600652">
      <w:pPr>
        <w:rPr>
          <w:lang w:val="en-US"/>
        </w:rPr>
      </w:pPr>
    </w:p>
    <w:p w14:paraId="336FEFDB" w14:textId="6B21B4EA" w:rsidR="00224508" w:rsidRDefault="00FE1306" w:rsidP="00600652">
      <w:pPr>
        <w:rPr>
          <w:lang w:val="en-US"/>
        </w:rPr>
      </w:pPr>
      <w:r>
        <w:rPr>
          <w:lang w:val="en-US"/>
        </w:rPr>
        <w:t>This gives the equation we have been looking for:</w:t>
      </w:r>
    </w:p>
    <w:p w14:paraId="7B2076D1" w14:textId="07267690" w:rsidR="00830503" w:rsidRDefault="00CE0B39" w:rsidP="00600652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117F74B1" wp14:editId="3EC3375E">
                <wp:simplePos x="0" y="0"/>
                <wp:positionH relativeFrom="column">
                  <wp:posOffset>-114300</wp:posOffset>
                </wp:positionH>
                <wp:positionV relativeFrom="paragraph">
                  <wp:posOffset>102235</wp:posOffset>
                </wp:positionV>
                <wp:extent cx="6400800" cy="1371600"/>
                <wp:effectExtent l="50800" t="25400" r="76200" b="101600"/>
                <wp:wrapNone/>
                <wp:docPr id="58" name="Rektange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37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ktangel 58" o:spid="_x0000_s1026" style="position:absolute;margin-left:-8.95pt;margin-top:8.05pt;width:7in;height:108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" filled="f" strokecolor="#4579b8 [3044]">
                <v:shadow on="t" opacity="22937f" mv:blur="40000f" origin=",.5" offset="0,23000emu"/>
              </v:rect>
            </w:pict>
          </mc:Fallback>
        </mc:AlternateContent>
      </w:r>
    </w:p>
    <w:p w14:paraId="5316B85C" w14:textId="5F72D13F" w:rsidR="00A750B6" w:rsidRPr="00830503" w:rsidRDefault="00830503" w:rsidP="00830503">
      <w:pPr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N= round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coh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θ</m:t>
                        </m:r>
                      </m:e>
                    </m:func>
                  </m:den>
                </m:f>
                <m:r>
                  <w:rPr>
                    <w:rFonts w:ascii="Cambria Math" w:hAnsi="Cambria Math"/>
                    <w:lang w:val="en-US"/>
                  </w:rPr>
                  <m:t>-1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</m:e>
        </m:d>
      </m:oMath>
      <w:r>
        <w:rPr>
          <w:lang w:val="en-US"/>
        </w:rPr>
        <w:t xml:space="preserve">;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lang w:val="en-US"/>
              </w:rPr>
              <m:t>,x)=C'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n=-N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lang w:val="en-US"/>
                      </w:rPr>
                      <m:t>du</m:t>
                    </m:r>
                  </m:e>
                </m:nary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-∞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∞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-v</m:t>
                                            </m:r>
                                          </m:num>
                                          <m:den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Δ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nary>
                    <m:r>
                      <w:rPr>
                        <w:rFonts w:ascii="Cambria Math" w:hAnsi="Cambria Math"/>
                        <w:lang w:val="en-US"/>
                      </w:rPr>
                      <m:t>dv</m:t>
                    </m:r>
                    <m:nary>
                      <m:naryPr>
                        <m:limLoc m:val="subSu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Rdir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+x</m:t>
                        </m:r>
                      </m:sub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Rdir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+x</m:t>
                        </m:r>
                      </m:sup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 x'u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lang w:val="en-US"/>
                          </w:rPr>
                          <m:t xml:space="preserve">dx' </m:t>
                        </m:r>
                        <m:nary>
                          <m:naryPr>
                            <m:limLoc m:val="subSup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naryPr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lcoh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lcoh</m:t>
                            </m:r>
                          </m:sup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exp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 y'v+i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Gd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2π</m:t>
                                        </m:r>
                                      </m:den>
                                    </m:f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atan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</m:ctrlP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y'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  <w:lang w:val="en-US"/>
                                                  </w:rPr>
                                                  <m:t>x'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dy'</m:t>
                            </m:r>
                          </m:e>
                        </m:nary>
                      </m:e>
                    </m:nary>
                  </m:e>
                </m:d>
              </m:e>
            </m:nary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814B83">
        <w:rPr>
          <w:lang w:val="en-US"/>
        </w:rPr>
        <w:t xml:space="preserve">       (18</w:t>
      </w:r>
      <w:r>
        <w:rPr>
          <w:lang w:val="en-US"/>
        </w:rPr>
        <w:t>)</w:t>
      </w:r>
    </w:p>
    <w:p w14:paraId="29AB8E72" w14:textId="77777777" w:rsidR="00A750B6" w:rsidRDefault="00A750B6" w:rsidP="00830503">
      <w:pPr>
        <w:jc w:val="center"/>
        <w:rPr>
          <w:lang w:val="en-US"/>
        </w:rPr>
      </w:pPr>
    </w:p>
    <w:p w14:paraId="19CFC42D" w14:textId="77777777" w:rsidR="00CE0B39" w:rsidRDefault="00CE0B39" w:rsidP="00830503">
      <w:pPr>
        <w:rPr>
          <w:color w:val="FF0000"/>
          <w:lang w:val="en-US"/>
        </w:rPr>
      </w:pPr>
    </w:p>
    <w:p w14:paraId="186FAC1A" w14:textId="29B0055F" w:rsidR="00830503" w:rsidRPr="00830503" w:rsidRDefault="00830503" w:rsidP="00830503">
      <w:pPr>
        <w:rPr>
          <w:color w:val="FF0000"/>
          <w:lang w:val="en-US"/>
        </w:rPr>
      </w:pPr>
      <w:r w:rsidRPr="00830503">
        <w:rPr>
          <w:color w:val="FF0000"/>
          <w:lang w:val="en-US"/>
        </w:rPr>
        <w:t xml:space="preserve">In future the </w:t>
      </w:r>
      <w:r w:rsidR="00FE1306">
        <w:rPr>
          <w:color w:val="FF0000"/>
          <w:lang w:val="en-US"/>
        </w:rPr>
        <w:t>four</w:t>
      </w:r>
      <w:r w:rsidRPr="00830503">
        <w:rPr>
          <w:color w:val="FF0000"/>
          <w:lang w:val="en-US"/>
        </w:rPr>
        <w:t xml:space="preserve"> parameters in this equation should be measured with good precision: the spatial resolution R</w:t>
      </w:r>
      <w:r w:rsidRPr="00830503">
        <w:rPr>
          <w:color w:val="FF0000"/>
          <w:vertAlign w:val="subscript"/>
          <w:lang w:val="en-US"/>
        </w:rPr>
        <w:t>dir</w:t>
      </w:r>
      <w:r w:rsidRPr="00830503">
        <w:rPr>
          <w:color w:val="FF0000"/>
          <w:lang w:val="en-US"/>
        </w:rPr>
        <w:t>, the coherence length l</w:t>
      </w:r>
      <w:r w:rsidRPr="00830503">
        <w:rPr>
          <w:color w:val="FF0000"/>
          <w:vertAlign w:val="subscript"/>
          <w:lang w:val="en-US"/>
        </w:rPr>
        <w:t>coh</w:t>
      </w:r>
      <w:r w:rsidR="00FE1306">
        <w:rPr>
          <w:color w:val="FF0000"/>
          <w:lang w:val="en-US"/>
        </w:rPr>
        <w:t xml:space="preserve"> , </w:t>
      </w:r>
      <w:r w:rsidRPr="00830503">
        <w:rPr>
          <w:color w:val="FF0000"/>
          <w:lang w:val="en-US"/>
        </w:rPr>
        <w:t xml:space="preserve">the resolution of the rocking curve, </w:t>
      </w:r>
      <w:r w:rsidRPr="00830503">
        <w:rPr>
          <w:rFonts w:ascii="Symbol" w:hAnsi="Symbol"/>
          <w:color w:val="FF0000"/>
          <w:lang w:val="en-US"/>
        </w:rPr>
        <w:t></w:t>
      </w:r>
      <w:r w:rsidRPr="00830503">
        <w:rPr>
          <w:rFonts w:ascii="Cambria" w:hAnsi="Cambria"/>
          <w:color w:val="FF0000"/>
          <w:lang w:val="en-US"/>
        </w:rPr>
        <w:t>q</w:t>
      </w:r>
      <w:r w:rsidRPr="00830503">
        <w:rPr>
          <w:rFonts w:ascii="Cambria" w:hAnsi="Cambria"/>
          <w:color w:val="FF0000"/>
          <w:vertAlign w:val="subscript"/>
          <w:lang w:val="en-US"/>
        </w:rPr>
        <w:t>y</w:t>
      </w:r>
      <w:r w:rsidR="00FE1306">
        <w:rPr>
          <w:color w:val="FF0000"/>
          <w:lang w:val="en-US"/>
        </w:rPr>
        <w:t>, and the illuminate</w:t>
      </w:r>
      <w:r w:rsidR="003A6DF0">
        <w:rPr>
          <w:color w:val="FF0000"/>
          <w:lang w:val="en-US"/>
        </w:rPr>
        <w:t>d</w:t>
      </w:r>
      <w:r w:rsidR="00FE1306">
        <w:rPr>
          <w:color w:val="FF0000"/>
          <w:lang w:val="en-US"/>
        </w:rPr>
        <w:t xml:space="preserve"> thickness, T. </w:t>
      </w:r>
    </w:p>
    <w:p w14:paraId="10228F39" w14:textId="77777777" w:rsidR="00830503" w:rsidRDefault="008E3762" w:rsidP="00600652">
      <w:pPr>
        <w:rPr>
          <w:lang w:val="en-US"/>
        </w:rPr>
      </w:pPr>
      <w:r>
        <w:rPr>
          <w:lang w:val="en-US"/>
        </w:rPr>
        <w:t xml:space="preserve"> </w:t>
      </w:r>
    </w:p>
    <w:p w14:paraId="7C637F53" w14:textId="737EAF02" w:rsidR="00830503" w:rsidRDefault="00830503" w:rsidP="00600652">
      <w:pPr>
        <w:rPr>
          <w:lang w:val="en-US"/>
        </w:rPr>
      </w:pPr>
      <w:r>
        <w:rPr>
          <w:lang w:val="en-US"/>
        </w:rPr>
        <w:t>We remark that both the spatial resolution</w:t>
      </w:r>
      <w:r w:rsidR="00CE0B39">
        <w:rPr>
          <w:lang w:val="en-US"/>
        </w:rPr>
        <w:t xml:space="preserve"> and</w:t>
      </w:r>
      <w:r>
        <w:rPr>
          <w:lang w:val="en-US"/>
        </w:rPr>
        <w:t xml:space="preserve"> the coherence length are treated as box functions. To be more precise this should be replaced by Gaussians or similar. </w:t>
      </w:r>
      <w:r w:rsidR="00CE0B39">
        <w:rPr>
          <w:lang w:val="en-US"/>
        </w:rPr>
        <w:t>Likewise the beam profile may not be a box function.</w:t>
      </w:r>
    </w:p>
    <w:p w14:paraId="0FDBBD16" w14:textId="77777777" w:rsidR="00FE1306" w:rsidRDefault="00FE1306" w:rsidP="00600652">
      <w:pPr>
        <w:rPr>
          <w:lang w:val="en-US"/>
        </w:rPr>
      </w:pPr>
    </w:p>
    <w:p w14:paraId="7BF1AE02" w14:textId="02D879FD" w:rsidR="00FE1306" w:rsidRPr="00FE1306" w:rsidRDefault="00084BF7" w:rsidP="00600652">
      <w:pPr>
        <w:rPr>
          <w:u w:val="single"/>
          <w:lang w:val="en-US"/>
        </w:rPr>
      </w:pPr>
      <w:r>
        <w:rPr>
          <w:u w:val="single"/>
          <w:lang w:val="en-US"/>
        </w:rPr>
        <w:t>Alternative</w:t>
      </w:r>
      <w:r w:rsidR="00FE1306" w:rsidRPr="00FE1306">
        <w:rPr>
          <w:u w:val="single"/>
          <w:lang w:val="en-US"/>
        </w:rPr>
        <w:t xml:space="preserve"> optics</w:t>
      </w:r>
    </w:p>
    <w:p w14:paraId="09A79D37" w14:textId="77777777" w:rsidR="00FE1306" w:rsidRDefault="00FE1306" w:rsidP="00600652">
      <w:pPr>
        <w:rPr>
          <w:lang w:val="en-US"/>
        </w:rPr>
      </w:pPr>
    </w:p>
    <w:p w14:paraId="79D50700" w14:textId="1B02E8D7" w:rsidR="00FE1306" w:rsidRDefault="00CE0B39" w:rsidP="00600652">
      <w:pPr>
        <w:rPr>
          <w:lang w:val="en-US"/>
        </w:rPr>
      </w:pPr>
      <w:r>
        <w:rPr>
          <w:lang w:val="en-US"/>
        </w:rPr>
        <w:t xml:space="preserve">An increased NA will improve the spatial resolution, and allow the strain field closer to the core to be </w:t>
      </w:r>
      <w:r w:rsidR="00084BF7">
        <w:rPr>
          <w:lang w:val="en-US"/>
        </w:rPr>
        <w:t>studied. There are no adverse effects: the objective will still integrate over the entire distribution in both q</w:t>
      </w:r>
      <w:r w:rsidR="00084BF7">
        <w:rPr>
          <w:vertAlign w:val="subscript"/>
          <w:lang w:val="en-US"/>
        </w:rPr>
        <w:t>x</w:t>
      </w:r>
      <w:r w:rsidR="00084BF7">
        <w:rPr>
          <w:lang w:val="en-US"/>
        </w:rPr>
        <w:t xml:space="preserve"> and q</w:t>
      </w:r>
      <w:r w:rsidR="00084BF7">
        <w:rPr>
          <w:vertAlign w:val="subscript"/>
          <w:lang w:val="en-US"/>
        </w:rPr>
        <w:t>z</w:t>
      </w:r>
      <w:r w:rsidR="00084BF7">
        <w:rPr>
          <w:lang w:val="en-US"/>
        </w:rPr>
        <w:t>.</w:t>
      </w:r>
    </w:p>
    <w:p w14:paraId="25DC99BF" w14:textId="77777777" w:rsidR="00084BF7" w:rsidRDefault="00084BF7" w:rsidP="00600652">
      <w:pPr>
        <w:rPr>
          <w:lang w:val="en-US"/>
        </w:rPr>
      </w:pPr>
    </w:p>
    <w:p w14:paraId="7C7A74F3" w14:textId="77777777" w:rsidR="00FE1306" w:rsidRDefault="00FE1306" w:rsidP="00600652">
      <w:pPr>
        <w:rPr>
          <w:lang w:val="en-US"/>
        </w:rPr>
      </w:pPr>
    </w:p>
    <w:p w14:paraId="7E46EFE3" w14:textId="026DDE6A" w:rsidR="00FE1306" w:rsidRPr="00FE1306" w:rsidRDefault="00FE1306" w:rsidP="00600652">
      <w:pPr>
        <w:rPr>
          <w:u w:val="single"/>
          <w:lang w:val="en-US"/>
        </w:rPr>
      </w:pPr>
      <w:r w:rsidRPr="00FE1306">
        <w:rPr>
          <w:u w:val="single"/>
          <w:lang w:val="en-US"/>
        </w:rPr>
        <w:t>Numerical simulation of actual data</w:t>
      </w:r>
    </w:p>
    <w:p w14:paraId="1E69DEDD" w14:textId="77777777" w:rsidR="00757DB5" w:rsidRDefault="00757DB5" w:rsidP="00600652">
      <w:pPr>
        <w:rPr>
          <w:lang w:val="en-US"/>
        </w:rPr>
      </w:pPr>
    </w:p>
    <w:p w14:paraId="28E905FE" w14:textId="77777777" w:rsidR="00757DB5" w:rsidRDefault="00757DB5" w:rsidP="00600652">
      <w:pPr>
        <w:rPr>
          <w:lang w:val="en-US"/>
        </w:rPr>
      </w:pPr>
    </w:p>
    <w:p w14:paraId="36E2BE21" w14:textId="6B23CC1F" w:rsidR="00757DB5" w:rsidRPr="00757DB5" w:rsidRDefault="00757DB5" w:rsidP="00600652">
      <w:pPr>
        <w:rPr>
          <w:lang w:val="en-US"/>
        </w:rPr>
      </w:pPr>
      <w:r>
        <w:rPr>
          <w:lang w:val="en-US"/>
        </w:rPr>
        <w:t xml:space="preserve">The aim is to </w:t>
      </w:r>
      <w:r w:rsidR="00DB4A33">
        <w:rPr>
          <w:lang w:val="en-US"/>
        </w:rPr>
        <w:t xml:space="preserve">calculate the intensity for </w:t>
      </w:r>
      <w:r>
        <w:rPr>
          <w:lang w:val="en-US"/>
        </w:rPr>
        <w:t xml:space="preserve">say </w:t>
      </w:r>
      <w:r w:rsidR="00DB4A33">
        <w:rPr>
          <w:lang w:val="en-US"/>
        </w:rPr>
        <w:t>15</w:t>
      </w:r>
      <w:r>
        <w:rPr>
          <w:lang w:val="en-US"/>
        </w:rPr>
        <w:t xml:space="preserve">  x  po</w:t>
      </w:r>
      <w:r w:rsidR="00DB4A33">
        <w:rPr>
          <w:lang w:val="en-US"/>
        </w:rPr>
        <w:t>sitions in the range [0.1 1.5</w:t>
      </w:r>
      <w:r>
        <w:rPr>
          <w:lang w:val="en-US"/>
        </w:rPr>
        <w:t xml:space="preserve">] </w:t>
      </w:r>
      <w:r w:rsidRPr="00757DB5">
        <w:rPr>
          <w:rFonts w:ascii="Symbol" w:hAnsi="Symbol"/>
          <w:lang w:val="en-US"/>
        </w:rPr>
        <w:t></w:t>
      </w:r>
      <w:r>
        <w:rPr>
          <w:lang w:val="en-US"/>
        </w:rPr>
        <w:t xml:space="preserve">m </w:t>
      </w:r>
      <w:r w:rsidR="00DB4A33">
        <w:rPr>
          <w:lang w:val="en-US"/>
        </w:rPr>
        <w:t xml:space="preserve">and for say </w:t>
      </w:r>
      <w:r>
        <w:rPr>
          <w:lang w:val="en-US"/>
        </w:rPr>
        <w:t xml:space="preserve"> </w:t>
      </w:r>
      <w:r w:rsidR="00DB4A33">
        <w:rPr>
          <w:lang w:val="en-US"/>
        </w:rPr>
        <w:t xml:space="preserve">20 </w:t>
      </w:r>
      <w:r>
        <w:rPr>
          <w:lang w:val="en-US"/>
        </w:rPr>
        <w:t>q</w:t>
      </w:r>
      <w:r>
        <w:rPr>
          <w:vertAlign w:val="subscript"/>
          <w:lang w:val="en-US"/>
        </w:rPr>
        <w:t>y</w:t>
      </w:r>
      <w:r>
        <w:rPr>
          <w:lang w:val="en-US"/>
        </w:rPr>
        <w:t xml:space="preserve"> </w:t>
      </w:r>
      <w:r w:rsidR="00DB4A33">
        <w:rPr>
          <w:lang w:val="en-US"/>
        </w:rPr>
        <w:t>positions</w:t>
      </w:r>
      <w:r>
        <w:rPr>
          <w:lang w:val="en-US"/>
        </w:rPr>
        <w:t xml:space="preserve"> covering the range []. For each of these we wish to sum 2N +1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1E-4</m:t>
            </m:r>
          </m:num>
          <m:den>
            <m:r>
              <w:rPr>
                <w:rFonts w:ascii="Cambria Math" w:hAnsi="Cambria Math"/>
                <w:lang w:val="en-US"/>
              </w:rPr>
              <m:t>1E-6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</m:den>
        </m:f>
      </m:oMath>
      <w:r>
        <w:rPr>
          <w:lang w:val="en-US"/>
        </w:rPr>
        <w:t xml:space="preserve">  ~10</w:t>
      </w:r>
      <w:r>
        <w:rPr>
          <w:vertAlign w:val="superscript"/>
          <w:lang w:val="en-US"/>
        </w:rPr>
        <w:t>2</w:t>
      </w:r>
      <w:r>
        <w:rPr>
          <w:lang w:val="en-US"/>
        </w:rPr>
        <w:t xml:space="preserve"> point</w:t>
      </w:r>
      <w:r w:rsidR="00DB4A33">
        <w:rPr>
          <w:lang w:val="en-US"/>
        </w:rPr>
        <w:t>s</w:t>
      </w:r>
      <w:r>
        <w:rPr>
          <w:lang w:val="en-US"/>
        </w:rPr>
        <w:t xml:space="preserve"> along the rod.  In total this implies performing </w:t>
      </w:r>
      <w:r w:rsidR="00DB4A33">
        <w:rPr>
          <w:lang w:val="en-US"/>
        </w:rPr>
        <w:t>15*</w:t>
      </w:r>
      <w:r>
        <w:rPr>
          <w:lang w:val="en-US"/>
        </w:rPr>
        <w:t>20*</w:t>
      </w:r>
      <w:r w:rsidR="00DB4A33">
        <w:rPr>
          <w:lang w:val="en-US"/>
        </w:rPr>
        <w:t xml:space="preserve">100 = 30,000 4D integrals. </w:t>
      </w:r>
    </w:p>
    <w:p w14:paraId="33A4CFA8" w14:textId="77777777" w:rsidR="00757DB5" w:rsidRDefault="00757DB5" w:rsidP="00600652">
      <w:pPr>
        <w:rPr>
          <w:lang w:val="en-US"/>
        </w:rPr>
      </w:pPr>
    </w:p>
    <w:p w14:paraId="54BF2770" w14:textId="77777777" w:rsidR="00757DB5" w:rsidRDefault="00757DB5" w:rsidP="00600652">
      <w:pPr>
        <w:rPr>
          <w:lang w:val="en-US"/>
        </w:rPr>
      </w:pPr>
    </w:p>
    <w:p w14:paraId="4BFA413A" w14:textId="77777777" w:rsidR="00FE1306" w:rsidRDefault="00FE1306" w:rsidP="00600652">
      <w:pPr>
        <w:rPr>
          <w:lang w:val="en-US"/>
        </w:rPr>
      </w:pPr>
    </w:p>
    <w:p w14:paraId="69ECA780" w14:textId="77777777" w:rsidR="00757DB5" w:rsidRDefault="00757DB5" w:rsidP="00600652">
      <w:pPr>
        <w:rPr>
          <w:lang w:val="en-US"/>
        </w:rPr>
      </w:pPr>
    </w:p>
    <w:p w14:paraId="12CF7DEA" w14:textId="77777777" w:rsidR="00DE291D" w:rsidRDefault="00DE291D" w:rsidP="00600652">
      <w:pPr>
        <w:rPr>
          <w:lang w:val="en-US"/>
        </w:rPr>
      </w:pPr>
    </w:p>
    <w:p w14:paraId="3D1E24CB" w14:textId="77777777" w:rsidR="00DE291D" w:rsidRDefault="00DE291D" w:rsidP="00600652">
      <w:pPr>
        <w:rPr>
          <w:lang w:val="en-US"/>
        </w:rPr>
      </w:pPr>
    </w:p>
    <w:p w14:paraId="5AA53B2B" w14:textId="724316D2" w:rsidR="00FE1306" w:rsidRDefault="00DE291D" w:rsidP="00600652">
      <w:pPr>
        <w:rPr>
          <w:lang w:val="en-US"/>
        </w:rPr>
      </w:pPr>
      <w:r>
        <w:rPr>
          <w:lang w:val="en-US"/>
        </w:rPr>
        <w:t>MATLAB has the built in function integral3, but not a specific function for 4D integrals.</w:t>
      </w:r>
    </w:p>
    <w:p w14:paraId="2FDED9EC" w14:textId="18DD49C3" w:rsidR="00600652" w:rsidRDefault="00600652" w:rsidP="00600652">
      <w:pPr>
        <w:rPr>
          <w:lang w:val="en-US"/>
        </w:rPr>
      </w:pPr>
      <w:r>
        <w:rPr>
          <w:lang w:val="en-US"/>
        </w:rPr>
        <w:t xml:space="preserve"> have generated the function screw_scat(qx, qy, qz) based on Eq 5 in MATLAB. </w:t>
      </w:r>
    </w:p>
    <w:p w14:paraId="0D7E80E2" w14:textId="46C9340E" w:rsidR="00600652" w:rsidRDefault="00600652" w:rsidP="00956741">
      <w:pPr>
        <w:rPr>
          <w:lang w:val="en-US"/>
        </w:rPr>
      </w:pPr>
    </w:p>
    <w:p w14:paraId="153C81F3" w14:textId="77777777" w:rsidR="00CA5590" w:rsidRDefault="00CA5590" w:rsidP="00956741">
      <w:pPr>
        <w:rPr>
          <w:lang w:val="en-US"/>
        </w:rPr>
      </w:pPr>
    </w:p>
    <w:p w14:paraId="19DA11C9" w14:textId="77777777" w:rsidR="00F715E0" w:rsidRDefault="00F715E0" w:rsidP="001126DD">
      <w:pPr>
        <w:rPr>
          <w:lang w:val="en-US"/>
        </w:rPr>
      </w:pPr>
    </w:p>
    <w:p w14:paraId="5DE8FDD8" w14:textId="77777777" w:rsidR="00F715E0" w:rsidRDefault="00F715E0" w:rsidP="001126DD">
      <w:pPr>
        <w:rPr>
          <w:lang w:val="en-US"/>
        </w:rPr>
      </w:pPr>
    </w:p>
    <w:p w14:paraId="401B0B0E" w14:textId="0666E393" w:rsidR="008A1F9E" w:rsidRDefault="008A1F9E">
      <w:pPr>
        <w:rPr>
          <w:lang w:val="en-US"/>
        </w:rPr>
      </w:pPr>
    </w:p>
    <w:p w14:paraId="589C1679" w14:textId="465A65B7" w:rsidR="004F17C5" w:rsidRDefault="004F17C5">
      <w:pPr>
        <w:rPr>
          <w:lang w:val="en-US"/>
        </w:rPr>
      </w:pPr>
      <w:r>
        <w:rPr>
          <w:lang w:val="en-US"/>
        </w:rPr>
        <w:t>Reference</w:t>
      </w:r>
    </w:p>
    <w:p w14:paraId="7716F24D" w14:textId="472D5504" w:rsidR="004F17C5" w:rsidRDefault="004F17C5" w:rsidP="004F17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Jens Als Nielsen and Des MacMarrow. Elements of modern x-ray physics.</w:t>
      </w:r>
    </w:p>
    <w:p w14:paraId="036060AD" w14:textId="0DBC00AE" w:rsidR="00830BF2" w:rsidRPr="004F17C5" w:rsidRDefault="00830BF2" w:rsidP="004F17C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D. B. Williams, B.C. Carter. Transmission X-ray microscopy. Plenum 1996.</w:t>
      </w:r>
    </w:p>
    <w:sectPr w:rsidR="00830BF2" w:rsidRPr="004F17C5" w:rsidSect="00124C07">
      <w:footerReference w:type="even" r:id="rId16"/>
      <w:footerReference w:type="default" r:id="rId17"/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741265" w14:textId="77777777" w:rsidR="009E61D7" w:rsidRDefault="009E61D7" w:rsidP="001B4D91">
      <w:r>
        <w:separator/>
      </w:r>
    </w:p>
  </w:endnote>
  <w:endnote w:type="continuationSeparator" w:id="0">
    <w:p w14:paraId="40FB054A" w14:textId="77777777" w:rsidR="009E61D7" w:rsidRDefault="009E61D7" w:rsidP="001B4D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anklin Gothic Medium">
    <w:panose1 w:val="020B0603020102020204"/>
    <w:charset w:val="00"/>
    <w:family w:val="auto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D67237" w14:textId="77777777" w:rsidR="00D84718" w:rsidRDefault="00D84718" w:rsidP="00F715E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DD497F6" w14:textId="77777777" w:rsidR="00D84718" w:rsidRDefault="00D84718" w:rsidP="00867F4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FCB80D" w14:textId="77777777" w:rsidR="00D84718" w:rsidRDefault="00D84718" w:rsidP="00F715E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35A9">
      <w:rPr>
        <w:rStyle w:val="PageNumber"/>
        <w:noProof/>
      </w:rPr>
      <w:t>1</w:t>
    </w:r>
    <w:r>
      <w:rPr>
        <w:rStyle w:val="PageNumber"/>
      </w:rPr>
      <w:fldChar w:fldCharType="end"/>
    </w:r>
  </w:p>
  <w:p w14:paraId="7E56DA2C" w14:textId="77777777" w:rsidR="00D84718" w:rsidRDefault="00D84718" w:rsidP="00867F4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64A630" w14:textId="77777777" w:rsidR="009E61D7" w:rsidRDefault="009E61D7" w:rsidP="001B4D91">
      <w:r>
        <w:separator/>
      </w:r>
    </w:p>
  </w:footnote>
  <w:footnote w:type="continuationSeparator" w:id="0">
    <w:p w14:paraId="5B9B8A34" w14:textId="77777777" w:rsidR="009E61D7" w:rsidRDefault="009E61D7" w:rsidP="001B4D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E1C14"/>
    <w:multiLevelType w:val="hybridMultilevel"/>
    <w:tmpl w:val="E0581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91C91"/>
    <w:multiLevelType w:val="hybridMultilevel"/>
    <w:tmpl w:val="EB28FFCA"/>
    <w:lvl w:ilvl="0" w:tplc="38CC50FA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F5060"/>
    <w:multiLevelType w:val="hybridMultilevel"/>
    <w:tmpl w:val="681A1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A545D1"/>
    <w:multiLevelType w:val="hybridMultilevel"/>
    <w:tmpl w:val="4E66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883007"/>
    <w:multiLevelType w:val="hybridMultilevel"/>
    <w:tmpl w:val="786E9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551426"/>
    <w:multiLevelType w:val="hybridMultilevel"/>
    <w:tmpl w:val="3F421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123033"/>
    <w:multiLevelType w:val="hybridMultilevel"/>
    <w:tmpl w:val="80D00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AU" w:vendorID="64" w:dllVersion="131078" w:nlCheck="1" w:checkStyle="0"/>
  <w:activeWritingStyle w:appName="MSWord" w:lang="en-US" w:vendorID="64" w:dllVersion="131078" w:nlCheck="1" w:checkStyle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F9E"/>
    <w:rsid w:val="00035BF9"/>
    <w:rsid w:val="00035D06"/>
    <w:rsid w:val="00035E53"/>
    <w:rsid w:val="00036DCF"/>
    <w:rsid w:val="00043373"/>
    <w:rsid w:val="00044C4F"/>
    <w:rsid w:val="00045C49"/>
    <w:rsid w:val="000725EE"/>
    <w:rsid w:val="00076485"/>
    <w:rsid w:val="00077D14"/>
    <w:rsid w:val="00083E27"/>
    <w:rsid w:val="00084AA8"/>
    <w:rsid w:val="00084BF7"/>
    <w:rsid w:val="00085744"/>
    <w:rsid w:val="00085F27"/>
    <w:rsid w:val="000923C3"/>
    <w:rsid w:val="000C7A7E"/>
    <w:rsid w:val="000E0A35"/>
    <w:rsid w:val="000F187B"/>
    <w:rsid w:val="00104BB6"/>
    <w:rsid w:val="001126DD"/>
    <w:rsid w:val="0012069B"/>
    <w:rsid w:val="00124C07"/>
    <w:rsid w:val="00144DA7"/>
    <w:rsid w:val="00156634"/>
    <w:rsid w:val="00167644"/>
    <w:rsid w:val="001731FB"/>
    <w:rsid w:val="00182ADD"/>
    <w:rsid w:val="00193298"/>
    <w:rsid w:val="001B4D91"/>
    <w:rsid w:val="001C226D"/>
    <w:rsid w:val="001C4664"/>
    <w:rsid w:val="001C4887"/>
    <w:rsid w:val="001D53BA"/>
    <w:rsid w:val="001D7A73"/>
    <w:rsid w:val="001E42A2"/>
    <w:rsid w:val="0020130E"/>
    <w:rsid w:val="00224508"/>
    <w:rsid w:val="00224865"/>
    <w:rsid w:val="00234ECA"/>
    <w:rsid w:val="00241D00"/>
    <w:rsid w:val="00265B59"/>
    <w:rsid w:val="00265F74"/>
    <w:rsid w:val="002868F1"/>
    <w:rsid w:val="002A0F6B"/>
    <w:rsid w:val="002A6A31"/>
    <w:rsid w:val="002B3742"/>
    <w:rsid w:val="002C655F"/>
    <w:rsid w:val="002E329F"/>
    <w:rsid w:val="002E5A81"/>
    <w:rsid w:val="002E6DA8"/>
    <w:rsid w:val="002F1A47"/>
    <w:rsid w:val="002F77AD"/>
    <w:rsid w:val="00324753"/>
    <w:rsid w:val="00332F8F"/>
    <w:rsid w:val="00343460"/>
    <w:rsid w:val="00374C3C"/>
    <w:rsid w:val="00375F64"/>
    <w:rsid w:val="00394532"/>
    <w:rsid w:val="003957B7"/>
    <w:rsid w:val="003A039B"/>
    <w:rsid w:val="003A6DF0"/>
    <w:rsid w:val="003B3143"/>
    <w:rsid w:val="003B3504"/>
    <w:rsid w:val="003B7942"/>
    <w:rsid w:val="003B7BFB"/>
    <w:rsid w:val="003D2840"/>
    <w:rsid w:val="00400093"/>
    <w:rsid w:val="004000E1"/>
    <w:rsid w:val="00420A31"/>
    <w:rsid w:val="00423072"/>
    <w:rsid w:val="0043001D"/>
    <w:rsid w:val="00453815"/>
    <w:rsid w:val="00474823"/>
    <w:rsid w:val="004C4541"/>
    <w:rsid w:val="004C50A1"/>
    <w:rsid w:val="004E51FB"/>
    <w:rsid w:val="004F17C5"/>
    <w:rsid w:val="004F2DE8"/>
    <w:rsid w:val="00511319"/>
    <w:rsid w:val="005160A8"/>
    <w:rsid w:val="005378D2"/>
    <w:rsid w:val="005411B4"/>
    <w:rsid w:val="005424A8"/>
    <w:rsid w:val="005524FA"/>
    <w:rsid w:val="0055275E"/>
    <w:rsid w:val="005641E2"/>
    <w:rsid w:val="005651B2"/>
    <w:rsid w:val="00580712"/>
    <w:rsid w:val="00583175"/>
    <w:rsid w:val="005A4EBC"/>
    <w:rsid w:val="005A6204"/>
    <w:rsid w:val="005B2AD0"/>
    <w:rsid w:val="005E1CFE"/>
    <w:rsid w:val="005E28E2"/>
    <w:rsid w:val="005F6BE6"/>
    <w:rsid w:val="00600652"/>
    <w:rsid w:val="00603B56"/>
    <w:rsid w:val="00603E6A"/>
    <w:rsid w:val="00605084"/>
    <w:rsid w:val="00610D42"/>
    <w:rsid w:val="00614EB6"/>
    <w:rsid w:val="0061530E"/>
    <w:rsid w:val="00620329"/>
    <w:rsid w:val="006214D3"/>
    <w:rsid w:val="006336CD"/>
    <w:rsid w:val="00633D3B"/>
    <w:rsid w:val="00685775"/>
    <w:rsid w:val="00691C10"/>
    <w:rsid w:val="00693A35"/>
    <w:rsid w:val="00695D61"/>
    <w:rsid w:val="006C42B6"/>
    <w:rsid w:val="006C4C14"/>
    <w:rsid w:val="006C5E59"/>
    <w:rsid w:val="006D7FFD"/>
    <w:rsid w:val="006E2721"/>
    <w:rsid w:val="006E7F41"/>
    <w:rsid w:val="006F31D3"/>
    <w:rsid w:val="00713287"/>
    <w:rsid w:val="0072056F"/>
    <w:rsid w:val="00720FE6"/>
    <w:rsid w:val="00727D7E"/>
    <w:rsid w:val="00740EE6"/>
    <w:rsid w:val="007443A0"/>
    <w:rsid w:val="00750C6C"/>
    <w:rsid w:val="00757DB5"/>
    <w:rsid w:val="00760AB9"/>
    <w:rsid w:val="007633B8"/>
    <w:rsid w:val="007738B0"/>
    <w:rsid w:val="00783DBA"/>
    <w:rsid w:val="007B385F"/>
    <w:rsid w:val="007C1B99"/>
    <w:rsid w:val="007C35BA"/>
    <w:rsid w:val="007C70BA"/>
    <w:rsid w:val="007D104A"/>
    <w:rsid w:val="007D5C5A"/>
    <w:rsid w:val="007E7167"/>
    <w:rsid w:val="00814B83"/>
    <w:rsid w:val="00823A2E"/>
    <w:rsid w:val="00830125"/>
    <w:rsid w:val="00830503"/>
    <w:rsid w:val="00830BF2"/>
    <w:rsid w:val="00831151"/>
    <w:rsid w:val="00836C51"/>
    <w:rsid w:val="008527F5"/>
    <w:rsid w:val="00866964"/>
    <w:rsid w:val="00867F42"/>
    <w:rsid w:val="0088670D"/>
    <w:rsid w:val="008903AF"/>
    <w:rsid w:val="00894860"/>
    <w:rsid w:val="00894D73"/>
    <w:rsid w:val="00895AA7"/>
    <w:rsid w:val="008A1F9E"/>
    <w:rsid w:val="008C1FAF"/>
    <w:rsid w:val="008D0033"/>
    <w:rsid w:val="008E3762"/>
    <w:rsid w:val="008E7654"/>
    <w:rsid w:val="008F1CB6"/>
    <w:rsid w:val="009035FA"/>
    <w:rsid w:val="00906BFE"/>
    <w:rsid w:val="00910AF1"/>
    <w:rsid w:val="009165C4"/>
    <w:rsid w:val="009557EF"/>
    <w:rsid w:val="00956741"/>
    <w:rsid w:val="00963661"/>
    <w:rsid w:val="00966DD7"/>
    <w:rsid w:val="00976641"/>
    <w:rsid w:val="009778AF"/>
    <w:rsid w:val="00987C18"/>
    <w:rsid w:val="00997AE0"/>
    <w:rsid w:val="009B2405"/>
    <w:rsid w:val="009C1CB7"/>
    <w:rsid w:val="009D2450"/>
    <w:rsid w:val="009E40BC"/>
    <w:rsid w:val="009E61D7"/>
    <w:rsid w:val="009F7AA5"/>
    <w:rsid w:val="00A0187E"/>
    <w:rsid w:val="00A16826"/>
    <w:rsid w:val="00A1778A"/>
    <w:rsid w:val="00A44A61"/>
    <w:rsid w:val="00A47C16"/>
    <w:rsid w:val="00A750B6"/>
    <w:rsid w:val="00A900AC"/>
    <w:rsid w:val="00A97CBF"/>
    <w:rsid w:val="00AA22E5"/>
    <w:rsid w:val="00AC287C"/>
    <w:rsid w:val="00AD4575"/>
    <w:rsid w:val="00AE4875"/>
    <w:rsid w:val="00AE630C"/>
    <w:rsid w:val="00B0085C"/>
    <w:rsid w:val="00B128A3"/>
    <w:rsid w:val="00B25516"/>
    <w:rsid w:val="00B45248"/>
    <w:rsid w:val="00B45D44"/>
    <w:rsid w:val="00B53BF8"/>
    <w:rsid w:val="00B62753"/>
    <w:rsid w:val="00B7740C"/>
    <w:rsid w:val="00B801A9"/>
    <w:rsid w:val="00B85916"/>
    <w:rsid w:val="00B90FD8"/>
    <w:rsid w:val="00BA50C8"/>
    <w:rsid w:val="00BB4B39"/>
    <w:rsid w:val="00BD070B"/>
    <w:rsid w:val="00BE27A0"/>
    <w:rsid w:val="00BE65B0"/>
    <w:rsid w:val="00C13FE3"/>
    <w:rsid w:val="00C23EFE"/>
    <w:rsid w:val="00C3498E"/>
    <w:rsid w:val="00C36F48"/>
    <w:rsid w:val="00C416D2"/>
    <w:rsid w:val="00C45E95"/>
    <w:rsid w:val="00C46299"/>
    <w:rsid w:val="00C761DA"/>
    <w:rsid w:val="00C908D2"/>
    <w:rsid w:val="00CA171A"/>
    <w:rsid w:val="00CA541D"/>
    <w:rsid w:val="00CA5513"/>
    <w:rsid w:val="00CA5590"/>
    <w:rsid w:val="00CA5837"/>
    <w:rsid w:val="00CB5C1D"/>
    <w:rsid w:val="00CC569B"/>
    <w:rsid w:val="00CC68C6"/>
    <w:rsid w:val="00CE0B39"/>
    <w:rsid w:val="00CF13D1"/>
    <w:rsid w:val="00D20A56"/>
    <w:rsid w:val="00D244A1"/>
    <w:rsid w:val="00D32560"/>
    <w:rsid w:val="00D32786"/>
    <w:rsid w:val="00D35AD2"/>
    <w:rsid w:val="00D63A5F"/>
    <w:rsid w:val="00D70FA6"/>
    <w:rsid w:val="00D75060"/>
    <w:rsid w:val="00D75FEB"/>
    <w:rsid w:val="00D82E54"/>
    <w:rsid w:val="00D84718"/>
    <w:rsid w:val="00D95759"/>
    <w:rsid w:val="00DA6A90"/>
    <w:rsid w:val="00DB451F"/>
    <w:rsid w:val="00DB4A33"/>
    <w:rsid w:val="00DD1E74"/>
    <w:rsid w:val="00DD659A"/>
    <w:rsid w:val="00DE291D"/>
    <w:rsid w:val="00DE72B3"/>
    <w:rsid w:val="00DF44CF"/>
    <w:rsid w:val="00E16BA7"/>
    <w:rsid w:val="00E2616E"/>
    <w:rsid w:val="00E335A9"/>
    <w:rsid w:val="00E3577D"/>
    <w:rsid w:val="00E43156"/>
    <w:rsid w:val="00E46A1A"/>
    <w:rsid w:val="00E50841"/>
    <w:rsid w:val="00E50F23"/>
    <w:rsid w:val="00E51BB5"/>
    <w:rsid w:val="00E57BFA"/>
    <w:rsid w:val="00E6767C"/>
    <w:rsid w:val="00E84769"/>
    <w:rsid w:val="00EA32D3"/>
    <w:rsid w:val="00EE0889"/>
    <w:rsid w:val="00F01A60"/>
    <w:rsid w:val="00F12FD2"/>
    <w:rsid w:val="00F219D2"/>
    <w:rsid w:val="00F24247"/>
    <w:rsid w:val="00F2796C"/>
    <w:rsid w:val="00F311F4"/>
    <w:rsid w:val="00F415F4"/>
    <w:rsid w:val="00F5173D"/>
    <w:rsid w:val="00F64C05"/>
    <w:rsid w:val="00F67ABE"/>
    <w:rsid w:val="00F70EF1"/>
    <w:rsid w:val="00F715E0"/>
    <w:rsid w:val="00F74455"/>
    <w:rsid w:val="00F8675C"/>
    <w:rsid w:val="00F86947"/>
    <w:rsid w:val="00F92462"/>
    <w:rsid w:val="00FB4B22"/>
    <w:rsid w:val="00FC7F16"/>
    <w:rsid w:val="00FE1306"/>
    <w:rsid w:val="00FE31AD"/>
    <w:rsid w:val="00FF07B4"/>
    <w:rsid w:val="00FF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A0D66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da-DK" w:eastAsia="da-DK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5B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DC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36DC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DC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DCF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B4D91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D91"/>
  </w:style>
  <w:style w:type="paragraph" w:styleId="Footer">
    <w:name w:val="footer"/>
    <w:basedOn w:val="Normal"/>
    <w:link w:val="FooterChar"/>
    <w:uiPriority w:val="99"/>
    <w:unhideWhenUsed/>
    <w:rsid w:val="001B4D91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D91"/>
  </w:style>
  <w:style w:type="character" w:styleId="PageNumber">
    <w:name w:val="page number"/>
    <w:basedOn w:val="DefaultParagraphFont"/>
    <w:uiPriority w:val="99"/>
    <w:semiHidden/>
    <w:unhideWhenUsed/>
    <w:rsid w:val="00867F42"/>
  </w:style>
  <w:style w:type="paragraph" w:styleId="FootnoteText">
    <w:name w:val="footnote text"/>
    <w:basedOn w:val="Normal"/>
    <w:link w:val="FootnoteTextChar"/>
    <w:uiPriority w:val="99"/>
    <w:unhideWhenUsed/>
    <w:rsid w:val="00867F42"/>
  </w:style>
  <w:style w:type="character" w:customStyle="1" w:styleId="FootnoteTextChar">
    <w:name w:val="Footnote Text Char"/>
    <w:basedOn w:val="DefaultParagraphFont"/>
    <w:link w:val="FootnoteText"/>
    <w:uiPriority w:val="99"/>
    <w:rsid w:val="00867F42"/>
  </w:style>
  <w:style w:type="character" w:styleId="FootnoteReference">
    <w:name w:val="footnote reference"/>
    <w:basedOn w:val="DefaultParagraphFont"/>
    <w:uiPriority w:val="99"/>
    <w:unhideWhenUsed/>
    <w:rsid w:val="00867F4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94D7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7BF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C226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498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498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498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498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mathworld.wolfram.com/BartlettFunction.html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9" Type="http://schemas.openxmlformats.org/officeDocument/2006/relationships/image" Target="media/image3.png"/><Relationship Id="rId10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3304</Words>
  <Characters>18835</Characters>
  <Application>Microsoft Macintosh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DTU</Company>
  <LinksUpToDate>false</LinksUpToDate>
  <CharactersWithSpaces>22095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Henning Friis Poulsen</dc:creator>
  <cp:keywords/>
  <dc:description/>
  <cp:lastModifiedBy>Henning Friis Poulsen</cp:lastModifiedBy>
  <cp:revision>2</cp:revision>
  <cp:lastPrinted>2016-11-22T16:28:00Z</cp:lastPrinted>
  <dcterms:created xsi:type="dcterms:W3CDTF">2017-07-03T16:12:00Z</dcterms:created>
  <dcterms:modified xsi:type="dcterms:W3CDTF">2017-07-03T16:12:00Z</dcterms:modified>
</cp:coreProperties>
</file>